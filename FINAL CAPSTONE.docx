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58B7D"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1C9528EF"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2150094E"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715E2268"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0FAA6B45"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515BE492"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75D05DA7"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54DC9311"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5FB681AB"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505C5088"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53D488CD"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23E56BF1"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222E88D7"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53B3AE56"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779C7750"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60814E08"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1681BCD2"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0A3582B5"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41E418FE"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669FADCD"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16DB7009" w14:textId="3F12E4A4" w:rsidR="00FC6324" w:rsidRPr="00FC6324" w:rsidRDefault="00FC6324" w:rsidP="00FC6324">
      <w:pPr>
        <w:keepNext/>
        <w:widowControl w:val="0"/>
        <w:autoSpaceDE w:val="0"/>
        <w:autoSpaceDN w:val="0"/>
        <w:adjustRightInd w:val="0"/>
        <w:spacing w:after="0" w:line="240" w:lineRule="auto"/>
        <w:jc w:val="center"/>
        <w:rPr>
          <w:rFonts w:ascii="Times New Roman" w:hAnsi="Times New Roman"/>
          <w:kern w:val="0"/>
          <w:sz w:val="40"/>
          <w:szCs w:val="40"/>
        </w:rPr>
      </w:pPr>
      <w:r w:rsidRPr="00FC6324">
        <w:rPr>
          <w:rFonts w:ascii="Times New Roman" w:hAnsi="Times New Roman"/>
          <w:kern w:val="0"/>
          <w:sz w:val="40"/>
          <w:szCs w:val="40"/>
        </w:rPr>
        <w:t>Path to Quality Sleep: A Panel Analysis</w:t>
      </w:r>
    </w:p>
    <w:p w14:paraId="7B65C595" w14:textId="77777777" w:rsidR="00FC6324" w:rsidRPr="00FC6324" w:rsidRDefault="00FC6324" w:rsidP="00FC6324">
      <w:pPr>
        <w:keepNext/>
        <w:widowControl w:val="0"/>
        <w:autoSpaceDE w:val="0"/>
        <w:autoSpaceDN w:val="0"/>
        <w:adjustRightInd w:val="0"/>
        <w:spacing w:after="0" w:line="240" w:lineRule="auto"/>
        <w:jc w:val="center"/>
        <w:rPr>
          <w:rFonts w:ascii="Times New Roman" w:hAnsi="Times New Roman"/>
          <w:kern w:val="0"/>
        </w:rPr>
      </w:pPr>
      <w:r w:rsidRPr="00FC6324">
        <w:rPr>
          <w:rFonts w:ascii="Times New Roman" w:hAnsi="Times New Roman"/>
          <w:kern w:val="0"/>
        </w:rPr>
        <w:t>By: Katie Francis</w:t>
      </w:r>
    </w:p>
    <w:p w14:paraId="0A59EDCD" w14:textId="77777777" w:rsidR="00FC6324" w:rsidRPr="00FC6324" w:rsidRDefault="00FC6324" w:rsidP="00FC6324">
      <w:pPr>
        <w:keepNext/>
        <w:widowControl w:val="0"/>
        <w:autoSpaceDE w:val="0"/>
        <w:autoSpaceDN w:val="0"/>
        <w:adjustRightInd w:val="0"/>
        <w:spacing w:after="0" w:line="240" w:lineRule="auto"/>
        <w:jc w:val="center"/>
        <w:rPr>
          <w:rFonts w:ascii="Times New Roman" w:hAnsi="Times New Roman"/>
          <w:kern w:val="0"/>
        </w:rPr>
      </w:pPr>
      <w:hyperlink r:id="rId8" w:history="1">
        <w:r w:rsidRPr="00FC6324">
          <w:rPr>
            <w:rStyle w:val="Hyperlink"/>
            <w:rFonts w:ascii="Times New Roman" w:hAnsi="Times New Roman"/>
            <w:kern w:val="0"/>
          </w:rPr>
          <w:t>randhrs1992_2022</w:t>
        </w:r>
      </w:hyperlink>
    </w:p>
    <w:p w14:paraId="5E8A32AE" w14:textId="323BAF9E"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538648F3"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3A4C9C17"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13E82FDB"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5D0FB801"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7815F248"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br/>
      </w:r>
      <w:r w:rsidRPr="00FC6324">
        <w:rPr>
          <w:rFonts w:ascii="Times New Roman" w:hAnsi="Times New Roman"/>
          <w:kern w:val="0"/>
        </w:rPr>
        <w:br/>
      </w:r>
      <w:r w:rsidRPr="00FC6324">
        <w:rPr>
          <w:rFonts w:ascii="Times New Roman" w:hAnsi="Times New Roman"/>
          <w:kern w:val="0"/>
        </w:rPr>
        <w:br/>
      </w:r>
    </w:p>
    <w:p w14:paraId="04A5EA59"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02DBD144" w14:textId="77777777" w:rsidR="00FC6324" w:rsidRDefault="00FC6324" w:rsidP="00FC6324">
      <w:pPr>
        <w:keepNext/>
        <w:widowControl w:val="0"/>
        <w:autoSpaceDE w:val="0"/>
        <w:autoSpaceDN w:val="0"/>
        <w:adjustRightInd w:val="0"/>
        <w:spacing w:after="0" w:line="240" w:lineRule="auto"/>
        <w:rPr>
          <w:rFonts w:ascii="Times New Roman" w:hAnsi="Times New Roman"/>
          <w:kern w:val="0"/>
        </w:rPr>
      </w:pPr>
    </w:p>
    <w:p w14:paraId="370490F0" w14:textId="5E51CABE"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br/>
      </w:r>
      <w:r w:rsidRPr="00FC6324">
        <w:rPr>
          <w:rFonts w:ascii="Times New Roman" w:hAnsi="Times New Roman"/>
          <w:kern w:val="0"/>
        </w:rPr>
        <w:br/>
      </w:r>
      <w:r w:rsidRPr="00FC6324">
        <w:rPr>
          <w:rFonts w:ascii="Times New Roman" w:hAnsi="Times New Roman"/>
          <w:kern w:val="0"/>
        </w:rPr>
        <w:br/>
      </w:r>
      <w:r w:rsidRPr="00FC6324">
        <w:rPr>
          <w:rFonts w:ascii="Times New Roman" w:hAnsi="Times New Roman"/>
          <w:kern w:val="0"/>
        </w:rPr>
        <w:br/>
      </w:r>
      <w:r w:rsidRPr="00FC6324">
        <w:rPr>
          <w:rFonts w:ascii="Times New Roman" w:hAnsi="Times New Roman"/>
          <w:kern w:val="0"/>
        </w:rPr>
        <w:br/>
      </w:r>
      <w:r w:rsidRPr="00FC6324">
        <w:rPr>
          <w:rFonts w:ascii="Times New Roman" w:hAnsi="Times New Roman"/>
          <w:kern w:val="0"/>
        </w:rPr>
        <w:br/>
      </w:r>
      <w:r w:rsidRPr="00FC6324">
        <w:rPr>
          <w:rFonts w:ascii="Times New Roman" w:hAnsi="Times New Roman"/>
          <w:kern w:val="0"/>
        </w:rPr>
        <w:br/>
      </w:r>
      <w:r w:rsidRPr="00FC6324">
        <w:rPr>
          <w:rFonts w:ascii="Times New Roman" w:hAnsi="Times New Roman"/>
          <w:kern w:val="0"/>
        </w:rPr>
        <w:br/>
      </w:r>
      <w:r w:rsidRPr="00FC6324">
        <w:rPr>
          <w:rFonts w:ascii="Times New Roman" w:hAnsi="Times New Roman"/>
          <w:kern w:val="0"/>
        </w:rPr>
        <w:br/>
      </w:r>
      <w:r w:rsidRPr="00FC6324">
        <w:rPr>
          <w:rFonts w:ascii="Times New Roman" w:hAnsi="Times New Roman"/>
          <w:kern w:val="0"/>
        </w:rPr>
        <w:br/>
      </w:r>
      <w:r w:rsidRPr="00FC6324">
        <w:rPr>
          <w:rFonts w:ascii="Times New Roman" w:hAnsi="Times New Roman"/>
          <w:kern w:val="0"/>
        </w:rPr>
        <w:br/>
      </w:r>
    </w:p>
    <w:p w14:paraId="45391B42"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b/>
          <w:bCs/>
          <w:kern w:val="0"/>
        </w:rPr>
        <w:lastRenderedPageBreak/>
        <w:t>Abstract:</w:t>
      </w:r>
    </w:p>
    <w:p w14:paraId="6E414F13" w14:textId="1CE90CB7" w:rsid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This paper examines the relationship between physical activity, stress, and sleep quality among retirees in the United States. Using longitudinal data from the Health and Retirement Study (1992-2022), the analysis explores how physical activity influences sleep quality through reductions in chronic stress. Transitioning into retirement introduces new stressors that may negatively affect sleep quality. While previous research shows that physical activity provides mental health benefits, its indirect effects on sleep through stress reduction among retirees remain underexplored. </w:t>
      </w:r>
      <w:r w:rsidR="00AF3361" w:rsidRPr="00AF3361">
        <w:rPr>
          <w:rFonts w:ascii="Times New Roman" w:hAnsi="Times New Roman"/>
          <w:kern w:val="0"/>
        </w:rPr>
        <w:t>Using fixed-effect logit models, results suggest that higher levels of physical activity are significantly associated with lower levels of stress and less restless sleep. Physical activity reduces the likelihood of sleep issues by 8-19% and higher chronic stress increases the likelihood by about 9%. Mediation shows that part of the effect of physical activity on sleep operates through reductions in stress.</w:t>
      </w:r>
    </w:p>
    <w:p w14:paraId="4F4D5870" w14:textId="77777777" w:rsidR="00AF3361" w:rsidRPr="00FC6324" w:rsidRDefault="00AF3361" w:rsidP="00FC6324">
      <w:pPr>
        <w:keepNext/>
        <w:widowControl w:val="0"/>
        <w:autoSpaceDE w:val="0"/>
        <w:autoSpaceDN w:val="0"/>
        <w:adjustRightInd w:val="0"/>
        <w:spacing w:after="0" w:line="240" w:lineRule="auto"/>
        <w:rPr>
          <w:rFonts w:ascii="Times New Roman" w:hAnsi="Times New Roman"/>
          <w:kern w:val="0"/>
        </w:rPr>
      </w:pPr>
    </w:p>
    <w:p w14:paraId="5A836C8F"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b/>
          <w:bCs/>
          <w:kern w:val="0"/>
        </w:rPr>
        <w:t>Introduction:</w:t>
      </w:r>
    </w:p>
    <w:p w14:paraId="7EE89013"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Entering retirement is a large transition that changes both the economic and social structure of an individual's life. Retirees often undergo changes in income, time management, and a structured routine, which affect overall well-being. The loss of structure and changes in roles can elevate levels of stress and alter sleep patterns. This outlines a key tradeoff being that retirees gain more time for leisure activities, but face constraints (financial or mental) that may influence how they use their time. </w:t>
      </w:r>
    </w:p>
    <w:p w14:paraId="3AEC18D9"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0E81FEB3" w14:textId="33CC7E4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Physical activity has been widely recognized for its health benefits, including its positive effects on overall mental health. There are clear relationships between physical activity, stress, and sleep, but the pathway connecting these factors is underexplored. Additionally, there is a lack of research specifically targeting retired individuals. Being able to pinpoint how physical activity affects stress and sleep can inform policies aimed </w:t>
      </w:r>
      <w:r w:rsidR="00501512" w:rsidRPr="00FC6324">
        <w:rPr>
          <w:rFonts w:ascii="Times New Roman" w:hAnsi="Times New Roman"/>
          <w:kern w:val="0"/>
        </w:rPr>
        <w:t>at improving</w:t>
      </w:r>
      <w:r w:rsidRPr="00FC6324">
        <w:rPr>
          <w:rFonts w:ascii="Times New Roman" w:hAnsi="Times New Roman"/>
          <w:kern w:val="0"/>
        </w:rPr>
        <w:t xml:space="preserve"> the well-being of adults. Understanding this pathway can enhance the effectiveness of existing physical and mental wellness programs for retirees. </w:t>
      </w:r>
    </w:p>
    <w:p w14:paraId="2C14BF8B"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3304F8E9" w14:textId="26A0C84C"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This research should help address this gap by empirically examining the relationships between physical activity, stress, and sleep quality among retired individuals. I question: “How does physical activity affect stress levels and sleep quality </w:t>
      </w:r>
      <w:r w:rsidR="002A4877">
        <w:rPr>
          <w:rFonts w:ascii="Times New Roman" w:hAnsi="Times New Roman"/>
          <w:kern w:val="0"/>
        </w:rPr>
        <w:t>in retired individuals</w:t>
      </w:r>
      <w:r w:rsidRPr="00FC6324">
        <w:rPr>
          <w:rFonts w:ascii="Times New Roman" w:hAnsi="Times New Roman"/>
          <w:kern w:val="0"/>
        </w:rPr>
        <w:t xml:space="preserve">?” I hypothesize that physical activity is both directly </w:t>
      </w:r>
      <w:r w:rsidR="002A4877">
        <w:rPr>
          <w:rFonts w:ascii="Times New Roman" w:hAnsi="Times New Roman"/>
          <w:kern w:val="0"/>
        </w:rPr>
        <w:t xml:space="preserve">associated with better sleep quality </w:t>
      </w:r>
      <w:r w:rsidRPr="00FC6324">
        <w:rPr>
          <w:rFonts w:ascii="Times New Roman" w:hAnsi="Times New Roman"/>
          <w:kern w:val="0"/>
        </w:rPr>
        <w:t>and indirectly associated</w:t>
      </w:r>
      <w:r w:rsidR="002A4877">
        <w:rPr>
          <w:rFonts w:ascii="Times New Roman" w:hAnsi="Times New Roman"/>
          <w:kern w:val="0"/>
        </w:rPr>
        <w:t xml:space="preserve"> </w:t>
      </w:r>
      <w:r w:rsidR="00734FEE">
        <w:rPr>
          <w:rFonts w:ascii="Times New Roman" w:hAnsi="Times New Roman"/>
          <w:kern w:val="0"/>
        </w:rPr>
        <w:t>through</w:t>
      </w:r>
      <w:r w:rsidRPr="00FC6324">
        <w:rPr>
          <w:rFonts w:ascii="Times New Roman" w:hAnsi="Times New Roman"/>
          <w:kern w:val="0"/>
        </w:rPr>
        <w:t xml:space="preserve"> reductions in chronic stress.</w:t>
      </w:r>
    </w:p>
    <w:p w14:paraId="60CDCC13"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521ACF0A"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b/>
          <w:bCs/>
          <w:kern w:val="0"/>
        </w:rPr>
        <w:t>Literature Review</w:t>
      </w:r>
    </w:p>
    <w:p w14:paraId="6985A02D" w14:textId="4EFDB58B"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After thoroughly reviewing the existing literature, several key findings stood out. </w:t>
      </w:r>
      <w:del w:id="0" w:author="Maurice MacDonald" w:date="2025-11-10T11:40:00Z">
        <w:r w:rsidRPr="00FC6324" w:rsidDel="00F402B4">
          <w:rPr>
            <w:rFonts w:ascii="Times New Roman" w:hAnsi="Times New Roman"/>
            <w:kern w:val="0"/>
          </w:rPr>
          <w:delText>A paper titled</w:delText>
        </w:r>
        <w:r w:rsidRPr="00FC6324" w:rsidDel="00F402B4">
          <w:rPr>
            <w:rFonts w:ascii="Times New Roman" w:hAnsi="Times New Roman"/>
            <w:i/>
            <w:iCs/>
            <w:kern w:val="0"/>
          </w:rPr>
          <w:delText xml:space="preserve"> </w:delText>
        </w:r>
        <w:r w:rsidRPr="00FC6324" w:rsidDel="00F402B4">
          <w:rPr>
            <w:rFonts w:ascii="Times New Roman" w:hAnsi="Times New Roman"/>
            <w:kern w:val="0"/>
          </w:rPr>
          <w:delText>“The effects of physical activity on cortisol and sleep: A systematic review and meta-analysis”</w:delText>
        </w:r>
        <w:r w:rsidRPr="00FC6324" w:rsidDel="00F402B4">
          <w:rPr>
            <w:rFonts w:ascii="Times New Roman" w:hAnsi="Times New Roman"/>
            <w:i/>
            <w:iCs/>
            <w:kern w:val="0"/>
          </w:rPr>
          <w:delText xml:space="preserve"> </w:delText>
        </w:r>
      </w:del>
      <w:ins w:id="1" w:author="Maurice MacDonald" w:date="2025-11-10T11:40:00Z">
        <w:r w:rsidR="00302229">
          <w:rPr>
            <w:rFonts w:ascii="Times New Roman" w:hAnsi="Times New Roman"/>
            <w:i/>
            <w:iCs/>
            <w:kern w:val="0"/>
          </w:rPr>
          <w:t>De N</w:t>
        </w:r>
      </w:ins>
      <w:ins w:id="2" w:author="Maurice MacDonald" w:date="2025-11-10T11:41:00Z">
        <w:r w:rsidR="00302229">
          <w:rPr>
            <w:rFonts w:ascii="Times New Roman" w:hAnsi="Times New Roman"/>
            <w:i/>
            <w:iCs/>
            <w:kern w:val="0"/>
          </w:rPr>
          <w:t xml:space="preserve">ys (2021) </w:t>
        </w:r>
      </w:ins>
      <w:r w:rsidRPr="00FC6324">
        <w:rPr>
          <w:rFonts w:ascii="Times New Roman" w:hAnsi="Times New Roman"/>
          <w:kern w:val="0"/>
        </w:rPr>
        <w:t xml:space="preserve">found that physical activity is an effective strategy for lowering cortisol levels (stress hormone) and improving overall sleep quality. Additionally, this study highlights the numerous mental health benefits that adults derive from engaging in regular physical activity. </w:t>
      </w:r>
      <w:proofErr w:type="spellStart"/>
      <w:ins w:id="3" w:author="Maurice MacDonald" w:date="2025-11-10T11:41:00Z">
        <w:r w:rsidR="00BC1E42">
          <w:rPr>
            <w:rFonts w:ascii="Times New Roman" w:hAnsi="Times New Roman"/>
            <w:kern w:val="0"/>
          </w:rPr>
          <w:t>Manyou</w:t>
        </w:r>
        <w:proofErr w:type="spellEnd"/>
        <w:r w:rsidR="00BC1E42">
          <w:rPr>
            <w:rFonts w:ascii="Times New Roman" w:hAnsi="Times New Roman"/>
            <w:kern w:val="0"/>
          </w:rPr>
          <w:t xml:space="preserve"> et al. (2025) </w:t>
        </w:r>
      </w:ins>
      <w:del w:id="4" w:author="Maurice MacDonald" w:date="2025-11-10T11:42:00Z">
        <w:r w:rsidRPr="00FC6324" w:rsidDel="00BC1E42">
          <w:rPr>
            <w:rFonts w:ascii="Times New Roman" w:hAnsi="Times New Roman"/>
            <w:kern w:val="0"/>
          </w:rPr>
          <w:delText xml:space="preserve">A different paper titled “The Association of Physical (in)Activity with Mental Health. Differences between Elder and Younger Populations: A Systematic Literature Review” </w:delText>
        </w:r>
      </w:del>
      <w:ins w:id="5" w:author="Maurice MacDonald" w:date="2025-11-10T11:42:00Z">
        <w:r w:rsidR="00A35547">
          <w:rPr>
            <w:rFonts w:ascii="Times New Roman" w:hAnsi="Times New Roman"/>
            <w:kern w:val="0"/>
          </w:rPr>
          <w:t xml:space="preserve"> conducted a systematic literature and concluded there is a </w:t>
        </w:r>
      </w:ins>
      <w:del w:id="6" w:author="Maurice MacDonald" w:date="2025-11-10T11:42:00Z">
        <w:r w:rsidRPr="00FC6324" w:rsidDel="00A35547">
          <w:rPr>
            <w:rFonts w:ascii="Times New Roman" w:hAnsi="Times New Roman"/>
            <w:kern w:val="0"/>
          </w:rPr>
          <w:delText xml:space="preserve">found a </w:delText>
        </w:r>
      </w:del>
      <w:r w:rsidRPr="00FC6324">
        <w:rPr>
          <w:rFonts w:ascii="Times New Roman" w:hAnsi="Times New Roman"/>
          <w:kern w:val="0"/>
        </w:rPr>
        <w:t>negative correlation between physical activity and mental health issues. Both diagnosed and self-reported mental health populations showed similar outcomes regarding the benefits of physical activity. </w:t>
      </w:r>
    </w:p>
    <w:p w14:paraId="13D82303" w14:textId="77777777" w:rsidR="002A4877" w:rsidRDefault="002A4877" w:rsidP="00FC6324">
      <w:pPr>
        <w:keepNext/>
        <w:widowControl w:val="0"/>
        <w:autoSpaceDE w:val="0"/>
        <w:autoSpaceDN w:val="0"/>
        <w:adjustRightInd w:val="0"/>
        <w:spacing w:after="0" w:line="240" w:lineRule="auto"/>
        <w:rPr>
          <w:rFonts w:ascii="Times New Roman" w:hAnsi="Times New Roman"/>
          <w:kern w:val="0"/>
        </w:rPr>
      </w:pPr>
    </w:p>
    <w:p w14:paraId="3E02F61F" w14:textId="5087723A"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It is important to identify the relationship between stress and potential control variables. For example, gender differences are likely to affect the severity of stress and different styles of coping. </w:t>
      </w:r>
      <w:proofErr w:type="spellStart"/>
      <w:r w:rsidRPr="00FC6324">
        <w:rPr>
          <w:rFonts w:ascii="Times New Roman" w:hAnsi="Times New Roman"/>
          <w:kern w:val="0"/>
        </w:rPr>
        <w:t>Matud</w:t>
      </w:r>
      <w:proofErr w:type="spellEnd"/>
      <w:r w:rsidRPr="00FC6324">
        <w:rPr>
          <w:rFonts w:ascii="Times New Roman" w:hAnsi="Times New Roman"/>
          <w:kern w:val="0"/>
        </w:rPr>
        <w:t xml:space="preserve"> </w:t>
      </w:r>
      <w:ins w:id="7" w:author="Maurice MacDonald" w:date="2025-11-10T11:43:00Z">
        <w:r w:rsidR="0087428F">
          <w:rPr>
            <w:rFonts w:ascii="Times New Roman" w:hAnsi="Times New Roman"/>
            <w:kern w:val="0"/>
          </w:rPr>
          <w:t xml:space="preserve">(2004) </w:t>
        </w:r>
      </w:ins>
      <w:r w:rsidRPr="00FC6324">
        <w:rPr>
          <w:rFonts w:ascii="Times New Roman" w:hAnsi="Times New Roman"/>
          <w:kern w:val="0"/>
        </w:rPr>
        <w:t xml:space="preserve">hypothesized that women experience more stress than men and are more likely to use emotional coping strategies in her paper, “Gender differences in stress and coping styles.” In “The impact of pre-existing conditions and perceived health status on mental health during the COVID-19 pandemic”, </w:t>
      </w:r>
      <w:proofErr w:type="spellStart"/>
      <w:r w:rsidRPr="00FC6324">
        <w:rPr>
          <w:rFonts w:ascii="Times New Roman" w:hAnsi="Times New Roman"/>
          <w:kern w:val="0"/>
        </w:rPr>
        <w:t>Buneviciene</w:t>
      </w:r>
      <w:proofErr w:type="spellEnd"/>
      <w:ins w:id="8" w:author="Maurice MacDonald" w:date="2025-11-10T11:43:00Z">
        <w:r w:rsidR="0087428F">
          <w:rPr>
            <w:rFonts w:ascii="Times New Roman" w:hAnsi="Times New Roman"/>
            <w:kern w:val="0"/>
          </w:rPr>
          <w:t xml:space="preserve"> (</w:t>
        </w:r>
        <w:r w:rsidR="00B44E77">
          <w:rPr>
            <w:rFonts w:ascii="Times New Roman" w:hAnsi="Times New Roman"/>
            <w:kern w:val="0"/>
          </w:rPr>
          <w:t>2021)</w:t>
        </w:r>
      </w:ins>
      <w:r w:rsidRPr="00FC6324">
        <w:rPr>
          <w:rFonts w:ascii="Times New Roman" w:hAnsi="Times New Roman"/>
          <w:kern w:val="0"/>
        </w:rPr>
        <w:t xml:space="preserve"> found that people with pre-existing health conditions combined with poor perceived health show higher levels of overall distress. Additionally,</w:t>
      </w:r>
      <w:ins w:id="9" w:author="Maurice MacDonald" w:date="2025-11-10T11:44:00Z">
        <w:r w:rsidR="00A862DD">
          <w:rPr>
            <w:rFonts w:ascii="Times New Roman" w:hAnsi="Times New Roman"/>
            <w:kern w:val="0"/>
          </w:rPr>
          <w:t xml:space="preserve"> </w:t>
        </w:r>
      </w:ins>
      <w:ins w:id="10" w:author="Maurice MacDonald" w:date="2025-11-10T11:43:00Z">
        <w:r w:rsidR="00B44E77">
          <w:rPr>
            <w:rFonts w:ascii="Times New Roman" w:hAnsi="Times New Roman"/>
            <w:kern w:val="0"/>
          </w:rPr>
          <w:t>Mckenize (</w:t>
        </w:r>
      </w:ins>
      <w:ins w:id="11" w:author="Maurice MacDonald" w:date="2025-11-10T11:44:00Z">
        <w:r w:rsidR="006241BA">
          <w:rPr>
            <w:rFonts w:ascii="Times New Roman" w:hAnsi="Times New Roman"/>
            <w:kern w:val="0"/>
          </w:rPr>
          <w:t xml:space="preserve">2025) </w:t>
        </w:r>
      </w:ins>
      <w:r w:rsidRPr="00FC6324">
        <w:rPr>
          <w:rFonts w:ascii="Times New Roman" w:hAnsi="Times New Roman"/>
          <w:kern w:val="0"/>
        </w:rPr>
        <w:t xml:space="preserve"> </w:t>
      </w:r>
      <w:ins w:id="12" w:author="Maurice MacDonald" w:date="2025-11-10T11:44:00Z">
        <w:r w:rsidR="00A862DD">
          <w:rPr>
            <w:rFonts w:ascii="Times New Roman" w:hAnsi="Times New Roman"/>
            <w:kern w:val="0"/>
          </w:rPr>
          <w:t xml:space="preserve">and co-authors </w:t>
        </w:r>
      </w:ins>
      <w:del w:id="13" w:author="Maurice MacDonald" w:date="2025-11-10T11:44:00Z">
        <w:r w:rsidRPr="00FC6324" w:rsidDel="006241BA">
          <w:rPr>
            <w:rFonts w:ascii="Times New Roman" w:hAnsi="Times New Roman"/>
            <w:kern w:val="0"/>
          </w:rPr>
          <w:delText xml:space="preserve">a paper titled “Understanding the relationship between stress, distress and healthy lifestyle behaviour: A qualitative study of patients and General Practitioners” </w:delText>
        </w:r>
      </w:del>
      <w:r w:rsidRPr="00FC6324">
        <w:rPr>
          <w:rFonts w:ascii="Times New Roman" w:hAnsi="Times New Roman"/>
          <w:kern w:val="0"/>
        </w:rPr>
        <w:t xml:space="preserve">found that stress can reduce an individual’s motivation to have healthy lifestyle behaviors and, in turn, a poor lifestyle can increase stress. This shows potential simultaneous causality </w:t>
      </w:r>
      <w:del w:id="14" w:author="Maurice MacDonald" w:date="2025-11-10T11:45:00Z">
        <w:r w:rsidRPr="00FC6324" w:rsidDel="00213DB6">
          <w:rPr>
            <w:rFonts w:ascii="Times New Roman" w:hAnsi="Times New Roman"/>
            <w:kern w:val="0"/>
          </w:rPr>
          <w:delText xml:space="preserve">bias </w:delText>
        </w:r>
      </w:del>
      <w:r w:rsidRPr="00FC6324">
        <w:rPr>
          <w:rFonts w:ascii="Times New Roman" w:hAnsi="Times New Roman"/>
          <w:kern w:val="0"/>
        </w:rPr>
        <w:t>in the fact that stress and healthy lifestyle behaviors influence each other at the same time.</w:t>
      </w:r>
      <w:ins w:id="15" w:author="Maurice MacDonald" w:date="2025-11-10T11:45:00Z">
        <w:r w:rsidR="00213DB6">
          <w:rPr>
            <w:rFonts w:ascii="Times New Roman" w:hAnsi="Times New Roman"/>
            <w:kern w:val="0"/>
          </w:rPr>
          <w:t xml:space="preserve"> </w:t>
        </w:r>
      </w:ins>
      <w:ins w:id="16" w:author="Maurice MacDonald" w:date="2025-11-10T11:47:00Z">
        <w:r w:rsidR="00B537F3">
          <w:rPr>
            <w:rFonts w:ascii="Times New Roman" w:hAnsi="Times New Roman"/>
            <w:kern w:val="0"/>
          </w:rPr>
          <w:t>Furthermore t</w:t>
        </w:r>
      </w:ins>
      <w:ins w:id="17" w:author="Maurice MacDonald" w:date="2025-11-10T11:45:00Z">
        <w:r w:rsidR="00213DB6">
          <w:rPr>
            <w:rFonts w:ascii="Times New Roman" w:hAnsi="Times New Roman"/>
            <w:kern w:val="0"/>
          </w:rPr>
          <w:t>he association between health status and stress</w:t>
        </w:r>
        <w:r w:rsidR="00996109">
          <w:rPr>
            <w:rFonts w:ascii="Times New Roman" w:hAnsi="Times New Roman"/>
            <w:kern w:val="0"/>
          </w:rPr>
          <w:t xml:space="preserve"> indicates that </w:t>
        </w:r>
      </w:ins>
      <w:ins w:id="18" w:author="Maurice MacDonald" w:date="2025-11-10T11:46:00Z">
        <w:r w:rsidR="00996109">
          <w:rPr>
            <w:rFonts w:ascii="Times New Roman" w:hAnsi="Times New Roman"/>
            <w:kern w:val="0"/>
          </w:rPr>
          <w:t xml:space="preserve">the medical costs due to aging </w:t>
        </w:r>
        <w:r w:rsidR="00804019">
          <w:rPr>
            <w:rFonts w:ascii="Times New Roman" w:hAnsi="Times New Roman"/>
            <w:kern w:val="0"/>
          </w:rPr>
          <w:t xml:space="preserve">could be reduced </w:t>
        </w:r>
      </w:ins>
      <w:ins w:id="19" w:author="Maurice MacDonald" w:date="2025-11-10T11:48:00Z">
        <w:r w:rsidR="00F544E6">
          <w:rPr>
            <w:rFonts w:ascii="Times New Roman" w:hAnsi="Times New Roman"/>
            <w:kern w:val="0"/>
          </w:rPr>
          <w:t xml:space="preserve">by encouraging </w:t>
        </w:r>
      </w:ins>
      <w:ins w:id="20" w:author="Maurice MacDonald" w:date="2025-11-10T11:46:00Z">
        <w:r w:rsidR="00804019">
          <w:rPr>
            <w:rFonts w:ascii="Times New Roman" w:hAnsi="Times New Roman"/>
            <w:kern w:val="0"/>
          </w:rPr>
          <w:t>physical activity</w:t>
        </w:r>
      </w:ins>
      <w:ins w:id="21" w:author="Maurice MacDonald" w:date="2025-11-10T11:48:00Z">
        <w:r w:rsidR="00F544E6">
          <w:rPr>
            <w:rFonts w:ascii="Times New Roman" w:hAnsi="Times New Roman"/>
            <w:kern w:val="0"/>
          </w:rPr>
          <w:t xml:space="preserve"> and </w:t>
        </w:r>
        <w:r w:rsidR="004D599F">
          <w:rPr>
            <w:rFonts w:ascii="Times New Roman" w:hAnsi="Times New Roman"/>
            <w:kern w:val="0"/>
          </w:rPr>
          <w:t xml:space="preserve">thus reducing stress. </w:t>
        </w:r>
      </w:ins>
      <w:del w:id="22" w:author="Maurice MacDonald" w:date="2025-11-10T11:45:00Z">
        <w:r w:rsidRPr="00FC6324" w:rsidDel="00213DB6">
          <w:rPr>
            <w:rFonts w:ascii="Times New Roman" w:hAnsi="Times New Roman"/>
            <w:kern w:val="0"/>
          </w:rPr>
          <w:delText> </w:delText>
        </w:r>
      </w:del>
    </w:p>
    <w:p w14:paraId="12A8E74B"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74BDEE87"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b/>
          <w:bCs/>
          <w:kern w:val="0"/>
        </w:rPr>
        <w:t>Data &amp; Methods</w:t>
      </w:r>
    </w:p>
    <w:p w14:paraId="3574996B"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The data for this study was obtained directly from the Health and Retirement Study (HRS): Longitudinal File 2022, which compiles data collected from 1992 and 2022. This is a longitudinal panel study that surveys a representative sample of respondents who are aged 50 years and older, meaning that respondents are either nearing or have already entered retirement. There are sixteen waves within this data set, where each wave makes up a two-year span. </w:t>
      </w:r>
    </w:p>
    <w:p w14:paraId="552E78C2"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72DB90FA" w14:textId="167BA331"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These records include any individual who has ever completed an HRS Core Interview. In households couples, data is collected from both the respondent and spouse responses. To align with the research focus on retirees, only respondents who are retired </w:t>
      </w:r>
      <w:del w:id="23" w:author="Maurice MacDonald" w:date="2025-11-10T11:50:00Z">
        <w:r w:rsidRPr="00FC6324" w:rsidDel="001D5227">
          <w:rPr>
            <w:rFonts w:ascii="Times New Roman" w:hAnsi="Times New Roman"/>
            <w:kern w:val="0"/>
          </w:rPr>
          <w:delText xml:space="preserve">focus on people who are retired </w:delText>
        </w:r>
      </w:del>
      <w:r w:rsidRPr="00FC6324">
        <w:rPr>
          <w:rFonts w:ascii="Times New Roman" w:hAnsi="Times New Roman"/>
          <w:kern w:val="0"/>
        </w:rPr>
        <w:t>were retained in the sample, while those who are currently working for pay were excluded. Because the analysis aims to capture change over time, only individuals in three or more waves (six or more years) were included. Spouse records were excluded as well to avoid potential overlapping or confounding that may arise from household data. </w:t>
      </w:r>
    </w:p>
    <w:p w14:paraId="6C55B33D"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2ECA2512"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Constructed Variables:</w:t>
      </w:r>
    </w:p>
    <w:p w14:paraId="1BFCEB66" w14:textId="77777777" w:rsidR="00FC6324" w:rsidRPr="00FC6324" w:rsidRDefault="00FC6324" w:rsidP="00FC6324">
      <w:pPr>
        <w:keepNext/>
        <w:widowControl w:val="0"/>
        <w:numPr>
          <w:ilvl w:val="0"/>
          <w:numId w:val="1"/>
        </w:numPr>
        <w:autoSpaceDE w:val="0"/>
        <w:autoSpaceDN w:val="0"/>
        <w:adjustRightInd w:val="0"/>
        <w:spacing w:after="0" w:line="240" w:lineRule="auto"/>
        <w:rPr>
          <w:rFonts w:ascii="Times New Roman" w:hAnsi="Times New Roman"/>
          <w:kern w:val="0"/>
        </w:rPr>
      </w:pPr>
      <w:proofErr w:type="spellStart"/>
      <w:r w:rsidRPr="00FC6324">
        <w:rPr>
          <w:rFonts w:ascii="Times New Roman" w:hAnsi="Times New Roman"/>
          <w:b/>
          <w:bCs/>
          <w:kern w:val="0"/>
        </w:rPr>
        <w:t>freqPA</w:t>
      </w:r>
      <w:proofErr w:type="spellEnd"/>
      <w:r w:rsidRPr="00FC6324">
        <w:rPr>
          <w:rFonts w:ascii="Times New Roman" w:hAnsi="Times New Roman"/>
          <w:b/>
          <w:bCs/>
          <w:kern w:val="0"/>
        </w:rPr>
        <w:t>:</w:t>
      </w:r>
      <w:r w:rsidRPr="00FC6324">
        <w:rPr>
          <w:rFonts w:ascii="Times New Roman" w:hAnsi="Times New Roman"/>
          <w:kern w:val="0"/>
        </w:rPr>
        <w:t xml:space="preserve"> equals 1 if the respondent engages in physical activity more than once a week and equals 0 if less than once a week</w:t>
      </w:r>
    </w:p>
    <w:p w14:paraId="50DF62F3" w14:textId="77777777" w:rsidR="00FC6324" w:rsidRPr="00FC6324" w:rsidRDefault="00FC6324" w:rsidP="00FC6324">
      <w:pPr>
        <w:keepNext/>
        <w:widowControl w:val="0"/>
        <w:numPr>
          <w:ilvl w:val="0"/>
          <w:numId w:val="1"/>
        </w:numPr>
        <w:autoSpaceDE w:val="0"/>
        <w:autoSpaceDN w:val="0"/>
        <w:adjustRightInd w:val="0"/>
        <w:spacing w:after="0" w:line="240" w:lineRule="auto"/>
        <w:rPr>
          <w:rFonts w:ascii="Times New Roman" w:hAnsi="Times New Roman"/>
          <w:kern w:val="0"/>
        </w:rPr>
      </w:pPr>
      <w:proofErr w:type="spellStart"/>
      <w:r w:rsidRPr="00FC6324">
        <w:rPr>
          <w:rFonts w:ascii="Times New Roman" w:hAnsi="Times New Roman"/>
          <w:b/>
          <w:bCs/>
          <w:kern w:val="0"/>
        </w:rPr>
        <w:t>intensityPA</w:t>
      </w:r>
      <w:proofErr w:type="spellEnd"/>
      <w:r w:rsidRPr="00FC6324">
        <w:rPr>
          <w:rFonts w:ascii="Times New Roman" w:hAnsi="Times New Roman"/>
          <w:b/>
          <w:bCs/>
          <w:kern w:val="0"/>
        </w:rPr>
        <w:t>:</w:t>
      </w:r>
      <w:r w:rsidRPr="00FC6324">
        <w:rPr>
          <w:rFonts w:ascii="Times New Roman" w:hAnsi="Times New Roman"/>
          <w:kern w:val="0"/>
        </w:rPr>
        <w:t xml:space="preserve"> equals 1 for moderate/vigorous activity and 0 for light/no activity</w:t>
      </w:r>
    </w:p>
    <w:p w14:paraId="24E3D547" w14:textId="762F3E59" w:rsidR="00FC6324" w:rsidRPr="00FC6324" w:rsidRDefault="00FC6324" w:rsidP="00FC6324">
      <w:pPr>
        <w:keepNext/>
        <w:widowControl w:val="0"/>
        <w:numPr>
          <w:ilvl w:val="0"/>
          <w:numId w:val="1"/>
        </w:numPr>
        <w:autoSpaceDE w:val="0"/>
        <w:autoSpaceDN w:val="0"/>
        <w:adjustRightInd w:val="0"/>
        <w:spacing w:after="0" w:line="240" w:lineRule="auto"/>
        <w:rPr>
          <w:rFonts w:ascii="Times New Roman" w:hAnsi="Times New Roman"/>
          <w:kern w:val="0"/>
        </w:rPr>
      </w:pPr>
      <w:r w:rsidRPr="00FC6324">
        <w:rPr>
          <w:rFonts w:ascii="Times New Roman" w:hAnsi="Times New Roman"/>
          <w:b/>
          <w:bCs/>
          <w:kern w:val="0"/>
        </w:rPr>
        <w:t>stress:</w:t>
      </w:r>
      <w:r w:rsidRPr="00FC6324">
        <w:rPr>
          <w:rFonts w:ascii="Times New Roman" w:hAnsi="Times New Roman"/>
          <w:kern w:val="0"/>
        </w:rPr>
        <w:t xml:space="preserve"> this variable was recoded from the HRS variable </w:t>
      </w:r>
      <w:proofErr w:type="spellStart"/>
      <w:r w:rsidRPr="00FC6324">
        <w:rPr>
          <w:rFonts w:ascii="Times New Roman" w:hAnsi="Times New Roman"/>
          <w:kern w:val="0"/>
        </w:rPr>
        <w:t>rlbonchrstr</w:t>
      </w:r>
      <w:proofErr w:type="spellEnd"/>
      <w:r w:rsidRPr="00FC6324">
        <w:rPr>
          <w:rFonts w:ascii="Times New Roman" w:hAnsi="Times New Roman"/>
          <w:kern w:val="0"/>
        </w:rPr>
        <w:t xml:space="preserve">; it measures chronic stress based on responses to eight yes or no questions. Each “yes” indicates a stressor in a respondent’s life. Answering “yes” </w:t>
      </w:r>
      <w:r w:rsidR="003D0E27">
        <w:rPr>
          <w:rFonts w:ascii="Times New Roman" w:hAnsi="Times New Roman"/>
          <w:kern w:val="0"/>
        </w:rPr>
        <w:t>to none of those</w:t>
      </w:r>
      <w:r w:rsidRPr="00FC6324">
        <w:rPr>
          <w:rFonts w:ascii="Times New Roman" w:hAnsi="Times New Roman"/>
          <w:kern w:val="0"/>
        </w:rPr>
        <w:t xml:space="preserve"> questions indicates </w:t>
      </w:r>
      <w:r w:rsidR="003D0E27">
        <w:rPr>
          <w:rFonts w:ascii="Times New Roman" w:hAnsi="Times New Roman"/>
          <w:kern w:val="0"/>
        </w:rPr>
        <w:t>no stress</w:t>
      </w:r>
      <w:r w:rsidRPr="00FC6324">
        <w:rPr>
          <w:rFonts w:ascii="Times New Roman" w:hAnsi="Times New Roman"/>
          <w:kern w:val="0"/>
        </w:rPr>
        <w:t xml:space="preserve"> and “yes” to </w:t>
      </w:r>
      <w:r w:rsidR="003D0E27">
        <w:rPr>
          <w:rFonts w:ascii="Times New Roman" w:hAnsi="Times New Roman"/>
          <w:kern w:val="0"/>
        </w:rPr>
        <w:t xml:space="preserve">one or more questions indicates </w:t>
      </w:r>
      <w:r w:rsidRPr="00FC6324">
        <w:rPr>
          <w:rFonts w:ascii="Times New Roman" w:hAnsi="Times New Roman"/>
          <w:kern w:val="0"/>
        </w:rPr>
        <w:t>stress</w:t>
      </w:r>
      <w:r w:rsidR="003D0E27">
        <w:rPr>
          <w:rFonts w:ascii="Times New Roman" w:hAnsi="Times New Roman"/>
          <w:kern w:val="0"/>
        </w:rPr>
        <w:t xml:space="preserve"> in an individual. </w:t>
      </w:r>
      <w:ins w:id="24" w:author="Maurice MacDonald" w:date="2025-11-10T11:49:00Z">
        <w:r w:rsidR="001D5227">
          <w:rPr>
            <w:rFonts w:ascii="Times New Roman" w:hAnsi="Times New Roman"/>
            <w:kern w:val="0"/>
          </w:rPr>
          <w:t xml:space="preserve">The stress questions concern various domains, such as </w:t>
        </w:r>
      </w:ins>
      <w:ins w:id="25" w:author="Maurice MacDonald" w:date="2025-11-10T11:50:00Z">
        <w:r w:rsidR="002A6341">
          <w:rPr>
            <w:rFonts w:ascii="Times New Roman" w:hAnsi="Times New Roman"/>
            <w:kern w:val="0"/>
          </w:rPr>
          <w:t>from financial issues</w:t>
        </w:r>
        <w:r w:rsidR="006B1F53">
          <w:rPr>
            <w:rFonts w:ascii="Times New Roman" w:hAnsi="Times New Roman"/>
            <w:kern w:val="0"/>
          </w:rPr>
          <w:t>,</w:t>
        </w:r>
        <w:r w:rsidR="002A6341">
          <w:rPr>
            <w:rFonts w:ascii="Times New Roman" w:hAnsi="Times New Roman"/>
            <w:kern w:val="0"/>
          </w:rPr>
          <w:t xml:space="preserve"> or relationships. </w:t>
        </w:r>
      </w:ins>
    </w:p>
    <w:p w14:paraId="5379C5D4"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p>
    <w:p w14:paraId="01A74956" w14:textId="77777777" w:rsidR="00FC6324" w:rsidRPr="00FC6324" w:rsidRDefault="00FC6324" w:rsidP="00FC6324">
      <w:pPr>
        <w:keepNext/>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Variables retained from HRS:</w:t>
      </w:r>
    </w:p>
    <w:p w14:paraId="09B50A43" w14:textId="77777777" w:rsidR="00FC6324" w:rsidRPr="00FC6324" w:rsidRDefault="00FC6324" w:rsidP="00FC6324">
      <w:pPr>
        <w:keepNext/>
        <w:widowControl w:val="0"/>
        <w:numPr>
          <w:ilvl w:val="0"/>
          <w:numId w:val="2"/>
        </w:numPr>
        <w:autoSpaceDE w:val="0"/>
        <w:autoSpaceDN w:val="0"/>
        <w:adjustRightInd w:val="0"/>
        <w:spacing w:after="0" w:line="240" w:lineRule="auto"/>
        <w:rPr>
          <w:rFonts w:ascii="Times New Roman" w:hAnsi="Times New Roman"/>
          <w:kern w:val="0"/>
        </w:rPr>
      </w:pPr>
      <w:proofErr w:type="spellStart"/>
      <w:r w:rsidRPr="00FC6324">
        <w:rPr>
          <w:rFonts w:ascii="Times New Roman" w:hAnsi="Times New Roman"/>
          <w:b/>
          <w:bCs/>
          <w:kern w:val="0"/>
        </w:rPr>
        <w:t>rsleepr</w:t>
      </w:r>
      <w:proofErr w:type="spellEnd"/>
      <w:r w:rsidRPr="00FC6324">
        <w:rPr>
          <w:rFonts w:ascii="Times New Roman" w:hAnsi="Times New Roman"/>
          <w:b/>
          <w:bCs/>
          <w:kern w:val="0"/>
        </w:rPr>
        <w:t>:</w:t>
      </w:r>
      <w:r w:rsidRPr="00FC6324">
        <w:rPr>
          <w:rFonts w:ascii="Times New Roman" w:hAnsi="Times New Roman"/>
          <w:kern w:val="0"/>
        </w:rPr>
        <w:t xml:space="preserve"> primary outcome variable which represents the degree in which respondents record difficulty sleeping and/or restless nights of sleep. (provided by HRS)</w:t>
      </w:r>
    </w:p>
    <w:p w14:paraId="015771A7" w14:textId="77777777" w:rsidR="00FC6324" w:rsidRPr="00FC6324" w:rsidRDefault="00FC6324" w:rsidP="00FC6324">
      <w:pPr>
        <w:keepNext/>
        <w:widowControl w:val="0"/>
        <w:numPr>
          <w:ilvl w:val="0"/>
          <w:numId w:val="2"/>
        </w:numPr>
        <w:autoSpaceDE w:val="0"/>
        <w:autoSpaceDN w:val="0"/>
        <w:adjustRightInd w:val="0"/>
        <w:spacing w:after="0" w:line="240" w:lineRule="auto"/>
        <w:rPr>
          <w:rFonts w:ascii="Times New Roman" w:hAnsi="Times New Roman"/>
          <w:kern w:val="0"/>
        </w:rPr>
      </w:pPr>
      <w:proofErr w:type="spellStart"/>
      <w:r w:rsidRPr="00FC6324">
        <w:rPr>
          <w:rFonts w:ascii="Times New Roman" w:hAnsi="Times New Roman"/>
          <w:b/>
          <w:bCs/>
          <w:kern w:val="0"/>
        </w:rPr>
        <w:t>rshlt</w:t>
      </w:r>
      <w:proofErr w:type="spellEnd"/>
      <w:r w:rsidRPr="00FC6324">
        <w:rPr>
          <w:rFonts w:ascii="Times New Roman" w:hAnsi="Times New Roman"/>
          <w:b/>
          <w:bCs/>
          <w:kern w:val="0"/>
        </w:rPr>
        <w:t>:</w:t>
      </w:r>
      <w:r w:rsidRPr="00FC6324">
        <w:rPr>
          <w:rFonts w:ascii="Times New Roman" w:hAnsi="Times New Roman"/>
          <w:kern w:val="0"/>
        </w:rPr>
        <w:t xml:space="preserve"> represents self-reported health status; higher values represent worse health (1 = </w:t>
      </w:r>
      <w:r w:rsidRPr="00FC6324">
        <w:rPr>
          <w:rFonts w:ascii="Times New Roman" w:hAnsi="Times New Roman"/>
          <w:kern w:val="0"/>
        </w:rPr>
        <w:lastRenderedPageBreak/>
        <w:t>excellent; 2 = very good; 3 = good; 4 = fair; 5 = poor) </w:t>
      </w:r>
    </w:p>
    <w:p w14:paraId="12AFD353" w14:textId="77777777" w:rsidR="00FC6324" w:rsidRPr="00FC6324" w:rsidRDefault="00FC6324" w:rsidP="00FC6324">
      <w:pPr>
        <w:keepNext/>
        <w:widowControl w:val="0"/>
        <w:numPr>
          <w:ilvl w:val="0"/>
          <w:numId w:val="2"/>
        </w:numPr>
        <w:autoSpaceDE w:val="0"/>
        <w:autoSpaceDN w:val="0"/>
        <w:adjustRightInd w:val="0"/>
        <w:spacing w:after="0" w:line="240" w:lineRule="auto"/>
        <w:rPr>
          <w:rFonts w:ascii="Times New Roman" w:hAnsi="Times New Roman"/>
          <w:b/>
          <w:bCs/>
          <w:kern w:val="0"/>
        </w:rPr>
      </w:pPr>
      <w:proofErr w:type="spellStart"/>
      <w:r w:rsidRPr="00FC6324">
        <w:rPr>
          <w:rFonts w:ascii="Times New Roman" w:hAnsi="Times New Roman"/>
          <w:b/>
          <w:bCs/>
          <w:kern w:val="0"/>
        </w:rPr>
        <w:t>ragey_e</w:t>
      </w:r>
      <w:proofErr w:type="spellEnd"/>
      <w:r w:rsidRPr="00FC6324">
        <w:rPr>
          <w:rFonts w:ascii="Times New Roman" w:hAnsi="Times New Roman"/>
          <w:b/>
          <w:bCs/>
          <w:kern w:val="0"/>
        </w:rPr>
        <w:t xml:space="preserve">: </w:t>
      </w:r>
      <w:r w:rsidRPr="00FC6324">
        <w:rPr>
          <w:rFonts w:ascii="Times New Roman" w:hAnsi="Times New Roman"/>
          <w:kern w:val="0"/>
        </w:rPr>
        <w:t>respondents age (in years)</w:t>
      </w:r>
    </w:p>
    <w:p w14:paraId="7E4AC318" w14:textId="77777777" w:rsidR="00FC6324" w:rsidRPr="00FC6324" w:rsidRDefault="00FC6324" w:rsidP="00FC6324">
      <w:pPr>
        <w:keepNext/>
        <w:widowControl w:val="0"/>
        <w:numPr>
          <w:ilvl w:val="0"/>
          <w:numId w:val="2"/>
        </w:numPr>
        <w:autoSpaceDE w:val="0"/>
        <w:autoSpaceDN w:val="0"/>
        <w:adjustRightInd w:val="0"/>
        <w:spacing w:after="0" w:line="240" w:lineRule="auto"/>
        <w:rPr>
          <w:rFonts w:ascii="Times New Roman" w:hAnsi="Times New Roman"/>
          <w:kern w:val="0"/>
        </w:rPr>
      </w:pPr>
      <w:proofErr w:type="spellStart"/>
      <w:r w:rsidRPr="00FC6324">
        <w:rPr>
          <w:rFonts w:ascii="Times New Roman" w:hAnsi="Times New Roman"/>
          <w:b/>
          <w:bCs/>
          <w:kern w:val="0"/>
        </w:rPr>
        <w:t>ragender</w:t>
      </w:r>
      <w:proofErr w:type="spellEnd"/>
      <w:r w:rsidRPr="00FC6324">
        <w:rPr>
          <w:rFonts w:ascii="Times New Roman" w:hAnsi="Times New Roman"/>
          <w:b/>
          <w:bCs/>
          <w:kern w:val="0"/>
        </w:rPr>
        <w:t>:</w:t>
      </w:r>
      <w:r w:rsidRPr="00FC6324">
        <w:rPr>
          <w:rFonts w:ascii="Times New Roman" w:hAnsi="Times New Roman"/>
          <w:kern w:val="0"/>
        </w:rPr>
        <w:t xml:space="preserve"> male and female (1 = male; 2 = female)</w:t>
      </w:r>
    </w:p>
    <w:p w14:paraId="152B7CA9" w14:textId="77777777" w:rsidR="00FC6324" w:rsidRPr="00FC6324" w:rsidRDefault="00FC6324" w:rsidP="00FC6324">
      <w:pPr>
        <w:keepNext/>
        <w:widowControl w:val="0"/>
        <w:numPr>
          <w:ilvl w:val="0"/>
          <w:numId w:val="2"/>
        </w:numPr>
        <w:autoSpaceDE w:val="0"/>
        <w:autoSpaceDN w:val="0"/>
        <w:adjustRightInd w:val="0"/>
        <w:spacing w:after="0" w:line="240" w:lineRule="auto"/>
        <w:rPr>
          <w:rFonts w:ascii="Times New Roman" w:hAnsi="Times New Roman"/>
          <w:kern w:val="0"/>
        </w:rPr>
      </w:pPr>
      <w:proofErr w:type="spellStart"/>
      <w:r w:rsidRPr="00FC6324">
        <w:rPr>
          <w:rFonts w:ascii="Times New Roman" w:hAnsi="Times New Roman"/>
          <w:b/>
          <w:bCs/>
          <w:kern w:val="0"/>
        </w:rPr>
        <w:t>raracem</w:t>
      </w:r>
      <w:proofErr w:type="spellEnd"/>
      <w:r w:rsidRPr="00FC6324">
        <w:rPr>
          <w:rFonts w:ascii="Times New Roman" w:hAnsi="Times New Roman"/>
          <w:b/>
          <w:bCs/>
          <w:kern w:val="0"/>
        </w:rPr>
        <w:t>:</w:t>
      </w:r>
      <w:r w:rsidRPr="00FC6324">
        <w:rPr>
          <w:rFonts w:ascii="Times New Roman" w:hAnsi="Times New Roman"/>
          <w:kern w:val="0"/>
        </w:rPr>
        <w:t xml:space="preserve"> categorical race variable (1 = White/Caucasian; 2 = Black/African American; 3 = Other)</w:t>
      </w:r>
    </w:p>
    <w:p w14:paraId="2CC58819" w14:textId="5DDFF4AB" w:rsidR="00FC6324" w:rsidRPr="00FC6324" w:rsidRDefault="00FC6324" w:rsidP="00FC6324">
      <w:pPr>
        <w:keepNext/>
        <w:widowControl w:val="0"/>
        <w:numPr>
          <w:ilvl w:val="0"/>
          <w:numId w:val="2"/>
        </w:numPr>
        <w:autoSpaceDE w:val="0"/>
        <w:autoSpaceDN w:val="0"/>
        <w:adjustRightInd w:val="0"/>
        <w:spacing w:after="0" w:line="240" w:lineRule="auto"/>
        <w:rPr>
          <w:rFonts w:ascii="Times New Roman" w:hAnsi="Times New Roman"/>
          <w:kern w:val="0"/>
        </w:rPr>
      </w:pPr>
      <w:r w:rsidRPr="00FC6324">
        <w:rPr>
          <w:rFonts w:ascii="Times New Roman" w:hAnsi="Times New Roman"/>
          <w:b/>
          <w:bCs/>
          <w:kern w:val="0"/>
        </w:rPr>
        <w:t>wave:</w:t>
      </w:r>
      <w:r w:rsidRPr="00FC6324">
        <w:rPr>
          <w:rFonts w:ascii="Times New Roman" w:hAnsi="Times New Roman"/>
          <w:kern w:val="0"/>
        </w:rPr>
        <w:t xml:space="preserve"> time control variable; indicates which survey wave(s) in which the response was recorded</w:t>
      </w:r>
    </w:p>
    <w:p w14:paraId="56FA40F0" w14:textId="77777777" w:rsidR="00FC6324" w:rsidRDefault="00FC6324">
      <w:pPr>
        <w:keepNext/>
        <w:widowControl w:val="0"/>
        <w:autoSpaceDE w:val="0"/>
        <w:autoSpaceDN w:val="0"/>
        <w:adjustRightInd w:val="0"/>
        <w:spacing w:after="0" w:line="240" w:lineRule="auto"/>
        <w:rPr>
          <w:rFonts w:ascii="Times New Roman" w:hAnsi="Times New Roman"/>
          <w:kern w:val="0"/>
        </w:rPr>
      </w:pPr>
    </w:p>
    <w:p w14:paraId="72E9C13B" w14:textId="3102E43A" w:rsidR="003A6F50" w:rsidRDefault="003A6F50">
      <w:pPr>
        <w:keepNext/>
        <w:widowControl w:val="0"/>
        <w:autoSpaceDE w:val="0"/>
        <w:autoSpaceDN w:val="0"/>
        <w:adjustRightInd w:val="0"/>
        <w:spacing w:after="0" w:line="240" w:lineRule="auto"/>
        <w:rPr>
          <w:rFonts w:ascii="Times New Roman" w:hAnsi="Times New Roman"/>
          <w:kern w:val="0"/>
        </w:rPr>
      </w:pPr>
      <w:r>
        <w:rPr>
          <w:rFonts w:ascii="Times New Roman" w:hAnsi="Times New Roman"/>
          <w:kern w:val="0"/>
        </w:rPr>
        <w:t>Table 1. Summary Statistics for Retiree Sample (HRS 1992–2022)</w:t>
      </w:r>
    </w:p>
    <w:tbl>
      <w:tblPr>
        <w:tblW w:w="9151" w:type="dxa"/>
        <w:tblLayout w:type="fixed"/>
        <w:tblLook w:val="0000" w:firstRow="0" w:lastRow="0" w:firstColumn="0" w:lastColumn="0" w:noHBand="0" w:noVBand="0"/>
      </w:tblPr>
      <w:tblGrid>
        <w:gridCol w:w="2616"/>
        <w:gridCol w:w="1135"/>
        <w:gridCol w:w="1530"/>
        <w:gridCol w:w="1170"/>
        <w:gridCol w:w="1620"/>
        <w:gridCol w:w="1080"/>
      </w:tblGrid>
      <w:tr w:rsidR="00462EF7" w14:paraId="212B83E2" w14:textId="77777777" w:rsidTr="00FD37C4">
        <w:tc>
          <w:tcPr>
            <w:tcW w:w="2616" w:type="dxa"/>
            <w:tcBorders>
              <w:top w:val="single" w:sz="4" w:space="0" w:color="auto"/>
              <w:left w:val="nil"/>
              <w:bottom w:val="nil"/>
              <w:right w:val="nil"/>
            </w:tcBorders>
          </w:tcPr>
          <w:p w14:paraId="0CA6F850" w14:textId="77777777" w:rsidR="003A6F50" w:rsidRDefault="003A6F50">
            <w:pPr>
              <w:widowControl w:val="0"/>
              <w:autoSpaceDE w:val="0"/>
              <w:autoSpaceDN w:val="0"/>
              <w:adjustRightInd w:val="0"/>
              <w:spacing w:after="0" w:line="240" w:lineRule="auto"/>
              <w:rPr>
                <w:rFonts w:ascii="Times New Roman" w:hAnsi="Times New Roman"/>
                <w:kern w:val="0"/>
              </w:rPr>
            </w:pPr>
          </w:p>
        </w:tc>
        <w:tc>
          <w:tcPr>
            <w:tcW w:w="1135" w:type="dxa"/>
            <w:tcBorders>
              <w:top w:val="single" w:sz="4" w:space="0" w:color="auto"/>
              <w:left w:val="nil"/>
              <w:bottom w:val="nil"/>
              <w:right w:val="nil"/>
            </w:tcBorders>
          </w:tcPr>
          <w:p w14:paraId="7C90BC8C" w14:textId="77777777" w:rsidR="003A6F50" w:rsidRDefault="003A6F50">
            <w:pPr>
              <w:widowControl w:val="0"/>
              <w:autoSpaceDE w:val="0"/>
              <w:autoSpaceDN w:val="0"/>
              <w:adjustRightInd w:val="0"/>
              <w:spacing w:after="0" w:line="240" w:lineRule="auto"/>
              <w:jc w:val="center"/>
              <w:rPr>
                <w:rFonts w:ascii="Times New Roman" w:hAnsi="Times New Roman"/>
                <w:kern w:val="0"/>
              </w:rPr>
            </w:pPr>
          </w:p>
        </w:tc>
        <w:tc>
          <w:tcPr>
            <w:tcW w:w="1530" w:type="dxa"/>
            <w:tcBorders>
              <w:top w:val="single" w:sz="4" w:space="0" w:color="auto"/>
              <w:left w:val="nil"/>
              <w:bottom w:val="nil"/>
              <w:right w:val="nil"/>
            </w:tcBorders>
          </w:tcPr>
          <w:p w14:paraId="579E3C7F" w14:textId="77777777" w:rsidR="003A6F50" w:rsidRDefault="003A6F50">
            <w:pPr>
              <w:widowControl w:val="0"/>
              <w:autoSpaceDE w:val="0"/>
              <w:autoSpaceDN w:val="0"/>
              <w:adjustRightInd w:val="0"/>
              <w:spacing w:after="0" w:line="240" w:lineRule="auto"/>
              <w:jc w:val="center"/>
              <w:rPr>
                <w:rFonts w:ascii="Times New Roman" w:hAnsi="Times New Roman"/>
                <w:kern w:val="0"/>
              </w:rPr>
            </w:pPr>
          </w:p>
        </w:tc>
        <w:tc>
          <w:tcPr>
            <w:tcW w:w="1170" w:type="dxa"/>
            <w:tcBorders>
              <w:top w:val="single" w:sz="4" w:space="0" w:color="auto"/>
              <w:left w:val="nil"/>
              <w:bottom w:val="nil"/>
              <w:right w:val="nil"/>
            </w:tcBorders>
          </w:tcPr>
          <w:p w14:paraId="6C83B4DE" w14:textId="77777777" w:rsidR="003A6F50" w:rsidRDefault="003A6F50">
            <w:pPr>
              <w:widowControl w:val="0"/>
              <w:autoSpaceDE w:val="0"/>
              <w:autoSpaceDN w:val="0"/>
              <w:adjustRightInd w:val="0"/>
              <w:spacing w:after="0" w:line="240" w:lineRule="auto"/>
              <w:jc w:val="center"/>
              <w:rPr>
                <w:rFonts w:ascii="Times New Roman" w:hAnsi="Times New Roman"/>
                <w:kern w:val="0"/>
              </w:rPr>
            </w:pPr>
          </w:p>
        </w:tc>
        <w:tc>
          <w:tcPr>
            <w:tcW w:w="1620" w:type="dxa"/>
            <w:tcBorders>
              <w:top w:val="single" w:sz="4" w:space="0" w:color="auto"/>
              <w:left w:val="nil"/>
              <w:bottom w:val="nil"/>
              <w:right w:val="nil"/>
            </w:tcBorders>
          </w:tcPr>
          <w:p w14:paraId="13BE9599" w14:textId="77777777" w:rsidR="003A6F50" w:rsidRDefault="003A6F50">
            <w:pPr>
              <w:widowControl w:val="0"/>
              <w:autoSpaceDE w:val="0"/>
              <w:autoSpaceDN w:val="0"/>
              <w:adjustRightInd w:val="0"/>
              <w:spacing w:after="0" w:line="240" w:lineRule="auto"/>
              <w:jc w:val="center"/>
              <w:rPr>
                <w:rFonts w:ascii="Times New Roman" w:hAnsi="Times New Roman"/>
                <w:kern w:val="0"/>
              </w:rPr>
            </w:pPr>
          </w:p>
        </w:tc>
        <w:tc>
          <w:tcPr>
            <w:tcW w:w="1080" w:type="dxa"/>
            <w:tcBorders>
              <w:top w:val="single" w:sz="4" w:space="0" w:color="auto"/>
              <w:left w:val="nil"/>
              <w:bottom w:val="nil"/>
              <w:right w:val="nil"/>
            </w:tcBorders>
          </w:tcPr>
          <w:p w14:paraId="117DC642" w14:textId="77777777" w:rsidR="003A6F50" w:rsidRDefault="003A6F50">
            <w:pPr>
              <w:widowControl w:val="0"/>
              <w:autoSpaceDE w:val="0"/>
              <w:autoSpaceDN w:val="0"/>
              <w:adjustRightInd w:val="0"/>
              <w:spacing w:after="0" w:line="240" w:lineRule="auto"/>
              <w:jc w:val="center"/>
              <w:rPr>
                <w:rFonts w:ascii="Times New Roman" w:hAnsi="Times New Roman"/>
                <w:kern w:val="0"/>
              </w:rPr>
            </w:pPr>
          </w:p>
        </w:tc>
      </w:tr>
      <w:tr w:rsidR="00462EF7" w14:paraId="266A9C69" w14:textId="77777777" w:rsidTr="00FD37C4">
        <w:tc>
          <w:tcPr>
            <w:tcW w:w="2616" w:type="dxa"/>
            <w:tcBorders>
              <w:top w:val="nil"/>
              <w:left w:val="nil"/>
              <w:bottom w:val="nil"/>
              <w:right w:val="nil"/>
            </w:tcBorders>
          </w:tcPr>
          <w:p w14:paraId="1D6F2788" w14:textId="77777777" w:rsidR="003A6F50" w:rsidRDefault="003A6F50">
            <w:pPr>
              <w:widowControl w:val="0"/>
              <w:autoSpaceDE w:val="0"/>
              <w:autoSpaceDN w:val="0"/>
              <w:adjustRightInd w:val="0"/>
              <w:spacing w:after="0" w:line="240" w:lineRule="auto"/>
              <w:rPr>
                <w:rFonts w:ascii="Times New Roman" w:hAnsi="Times New Roman"/>
                <w:kern w:val="0"/>
              </w:rPr>
            </w:pPr>
          </w:p>
        </w:tc>
        <w:tc>
          <w:tcPr>
            <w:tcW w:w="1135" w:type="dxa"/>
            <w:tcBorders>
              <w:top w:val="nil"/>
              <w:left w:val="nil"/>
              <w:bottom w:val="nil"/>
              <w:right w:val="nil"/>
            </w:tcBorders>
          </w:tcPr>
          <w:p w14:paraId="4C4C493F"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Mean</w:t>
            </w:r>
          </w:p>
        </w:tc>
        <w:tc>
          <w:tcPr>
            <w:tcW w:w="1530" w:type="dxa"/>
            <w:tcBorders>
              <w:top w:val="nil"/>
              <w:left w:val="nil"/>
              <w:bottom w:val="nil"/>
              <w:right w:val="nil"/>
            </w:tcBorders>
          </w:tcPr>
          <w:p w14:paraId="25A2E29C"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Std. Dev.</w:t>
            </w:r>
          </w:p>
        </w:tc>
        <w:tc>
          <w:tcPr>
            <w:tcW w:w="1170" w:type="dxa"/>
            <w:tcBorders>
              <w:top w:val="nil"/>
              <w:left w:val="nil"/>
              <w:bottom w:val="nil"/>
              <w:right w:val="nil"/>
            </w:tcBorders>
          </w:tcPr>
          <w:p w14:paraId="74DC43A6"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Min</w:t>
            </w:r>
          </w:p>
        </w:tc>
        <w:tc>
          <w:tcPr>
            <w:tcW w:w="1620" w:type="dxa"/>
            <w:tcBorders>
              <w:top w:val="nil"/>
              <w:left w:val="nil"/>
              <w:bottom w:val="nil"/>
              <w:right w:val="nil"/>
            </w:tcBorders>
          </w:tcPr>
          <w:p w14:paraId="411C345C"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Max</w:t>
            </w:r>
          </w:p>
        </w:tc>
        <w:tc>
          <w:tcPr>
            <w:tcW w:w="1080" w:type="dxa"/>
            <w:tcBorders>
              <w:top w:val="nil"/>
              <w:left w:val="nil"/>
              <w:bottom w:val="nil"/>
              <w:right w:val="nil"/>
            </w:tcBorders>
          </w:tcPr>
          <w:p w14:paraId="72118D67"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N</w:t>
            </w:r>
          </w:p>
        </w:tc>
      </w:tr>
      <w:tr w:rsidR="00462EF7" w14:paraId="698A492F" w14:textId="77777777" w:rsidTr="00FD37C4">
        <w:tc>
          <w:tcPr>
            <w:tcW w:w="2616" w:type="dxa"/>
            <w:tcBorders>
              <w:top w:val="single" w:sz="4" w:space="0" w:color="auto"/>
              <w:left w:val="nil"/>
              <w:bottom w:val="nil"/>
              <w:right w:val="nil"/>
            </w:tcBorders>
          </w:tcPr>
          <w:p w14:paraId="62FF2283" w14:textId="77777777" w:rsidR="003A6F50" w:rsidRDefault="003A6F50">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rsleepr</w:t>
            </w:r>
            <w:proofErr w:type="spellEnd"/>
          </w:p>
        </w:tc>
        <w:tc>
          <w:tcPr>
            <w:tcW w:w="1135" w:type="dxa"/>
            <w:tcBorders>
              <w:top w:val="single" w:sz="4" w:space="0" w:color="auto"/>
              <w:left w:val="nil"/>
              <w:bottom w:val="nil"/>
              <w:right w:val="nil"/>
            </w:tcBorders>
          </w:tcPr>
          <w:p w14:paraId="70DBE888"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0.308</w:t>
            </w:r>
          </w:p>
        </w:tc>
        <w:tc>
          <w:tcPr>
            <w:tcW w:w="1530" w:type="dxa"/>
            <w:tcBorders>
              <w:top w:val="single" w:sz="4" w:space="0" w:color="auto"/>
              <w:left w:val="nil"/>
              <w:bottom w:val="nil"/>
              <w:right w:val="nil"/>
            </w:tcBorders>
          </w:tcPr>
          <w:p w14:paraId="3F74ADA8"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0.462</w:t>
            </w:r>
          </w:p>
        </w:tc>
        <w:tc>
          <w:tcPr>
            <w:tcW w:w="1170" w:type="dxa"/>
            <w:tcBorders>
              <w:top w:val="single" w:sz="4" w:space="0" w:color="auto"/>
              <w:left w:val="nil"/>
              <w:bottom w:val="nil"/>
              <w:right w:val="nil"/>
            </w:tcBorders>
          </w:tcPr>
          <w:p w14:paraId="7A36D06F"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0.00</w:t>
            </w:r>
          </w:p>
        </w:tc>
        <w:tc>
          <w:tcPr>
            <w:tcW w:w="1620" w:type="dxa"/>
            <w:tcBorders>
              <w:top w:val="single" w:sz="4" w:space="0" w:color="auto"/>
              <w:left w:val="nil"/>
              <w:bottom w:val="nil"/>
              <w:right w:val="nil"/>
            </w:tcBorders>
          </w:tcPr>
          <w:p w14:paraId="23E71A54"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1.00</w:t>
            </w:r>
          </w:p>
        </w:tc>
        <w:tc>
          <w:tcPr>
            <w:tcW w:w="1080" w:type="dxa"/>
            <w:tcBorders>
              <w:top w:val="single" w:sz="4" w:space="0" w:color="auto"/>
              <w:left w:val="nil"/>
              <w:bottom w:val="nil"/>
              <w:right w:val="nil"/>
            </w:tcBorders>
          </w:tcPr>
          <w:p w14:paraId="73E9C07C"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66852</w:t>
            </w:r>
          </w:p>
        </w:tc>
      </w:tr>
      <w:tr w:rsidR="00462EF7" w14:paraId="61275A15" w14:textId="77777777" w:rsidTr="00FD37C4">
        <w:tc>
          <w:tcPr>
            <w:tcW w:w="2616" w:type="dxa"/>
            <w:tcBorders>
              <w:top w:val="nil"/>
              <w:left w:val="nil"/>
              <w:bottom w:val="nil"/>
              <w:right w:val="nil"/>
            </w:tcBorders>
          </w:tcPr>
          <w:p w14:paraId="79267EE4" w14:textId="77777777" w:rsidR="003A6F50" w:rsidRDefault="003A6F50">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freqPA</w:t>
            </w:r>
            <w:proofErr w:type="spellEnd"/>
          </w:p>
        </w:tc>
        <w:tc>
          <w:tcPr>
            <w:tcW w:w="1135" w:type="dxa"/>
            <w:tcBorders>
              <w:top w:val="nil"/>
              <w:left w:val="nil"/>
              <w:bottom w:val="nil"/>
              <w:right w:val="nil"/>
            </w:tcBorders>
          </w:tcPr>
          <w:p w14:paraId="54DEE378"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0.669</w:t>
            </w:r>
          </w:p>
        </w:tc>
        <w:tc>
          <w:tcPr>
            <w:tcW w:w="1530" w:type="dxa"/>
            <w:tcBorders>
              <w:top w:val="nil"/>
              <w:left w:val="nil"/>
              <w:bottom w:val="nil"/>
              <w:right w:val="nil"/>
            </w:tcBorders>
          </w:tcPr>
          <w:p w14:paraId="05C94924"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0.471</w:t>
            </w:r>
          </w:p>
        </w:tc>
        <w:tc>
          <w:tcPr>
            <w:tcW w:w="1170" w:type="dxa"/>
            <w:tcBorders>
              <w:top w:val="nil"/>
              <w:left w:val="nil"/>
              <w:bottom w:val="nil"/>
              <w:right w:val="nil"/>
            </w:tcBorders>
          </w:tcPr>
          <w:p w14:paraId="160795B0"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0.00</w:t>
            </w:r>
          </w:p>
        </w:tc>
        <w:tc>
          <w:tcPr>
            <w:tcW w:w="1620" w:type="dxa"/>
            <w:tcBorders>
              <w:top w:val="nil"/>
              <w:left w:val="nil"/>
              <w:bottom w:val="nil"/>
              <w:right w:val="nil"/>
            </w:tcBorders>
          </w:tcPr>
          <w:p w14:paraId="3C064FD6"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1.00</w:t>
            </w:r>
          </w:p>
        </w:tc>
        <w:tc>
          <w:tcPr>
            <w:tcW w:w="1080" w:type="dxa"/>
            <w:tcBorders>
              <w:top w:val="nil"/>
              <w:left w:val="nil"/>
              <w:bottom w:val="nil"/>
              <w:right w:val="nil"/>
            </w:tcBorders>
          </w:tcPr>
          <w:p w14:paraId="5931A8D8"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60322</w:t>
            </w:r>
          </w:p>
        </w:tc>
      </w:tr>
      <w:tr w:rsidR="00462EF7" w14:paraId="1A913270" w14:textId="77777777" w:rsidTr="00FD37C4">
        <w:tc>
          <w:tcPr>
            <w:tcW w:w="2616" w:type="dxa"/>
            <w:tcBorders>
              <w:top w:val="nil"/>
              <w:left w:val="nil"/>
              <w:bottom w:val="nil"/>
              <w:right w:val="nil"/>
            </w:tcBorders>
          </w:tcPr>
          <w:p w14:paraId="3DB7BBE2" w14:textId="77777777" w:rsidR="003A6F50" w:rsidRDefault="003A6F50">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intensityPA</w:t>
            </w:r>
            <w:proofErr w:type="spellEnd"/>
          </w:p>
        </w:tc>
        <w:tc>
          <w:tcPr>
            <w:tcW w:w="1135" w:type="dxa"/>
            <w:tcBorders>
              <w:top w:val="nil"/>
              <w:left w:val="nil"/>
              <w:bottom w:val="nil"/>
              <w:right w:val="nil"/>
            </w:tcBorders>
          </w:tcPr>
          <w:p w14:paraId="4CAFA84A"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0.754</w:t>
            </w:r>
          </w:p>
        </w:tc>
        <w:tc>
          <w:tcPr>
            <w:tcW w:w="1530" w:type="dxa"/>
            <w:tcBorders>
              <w:top w:val="nil"/>
              <w:left w:val="nil"/>
              <w:bottom w:val="nil"/>
              <w:right w:val="nil"/>
            </w:tcBorders>
          </w:tcPr>
          <w:p w14:paraId="09D7FAE6"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0.431</w:t>
            </w:r>
          </w:p>
        </w:tc>
        <w:tc>
          <w:tcPr>
            <w:tcW w:w="1170" w:type="dxa"/>
            <w:tcBorders>
              <w:top w:val="nil"/>
              <w:left w:val="nil"/>
              <w:bottom w:val="nil"/>
              <w:right w:val="nil"/>
            </w:tcBorders>
          </w:tcPr>
          <w:p w14:paraId="3DC0FF21"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0.00</w:t>
            </w:r>
          </w:p>
        </w:tc>
        <w:tc>
          <w:tcPr>
            <w:tcW w:w="1620" w:type="dxa"/>
            <w:tcBorders>
              <w:top w:val="nil"/>
              <w:left w:val="nil"/>
              <w:bottom w:val="nil"/>
              <w:right w:val="nil"/>
            </w:tcBorders>
          </w:tcPr>
          <w:p w14:paraId="300869F5"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1.00</w:t>
            </w:r>
          </w:p>
        </w:tc>
        <w:tc>
          <w:tcPr>
            <w:tcW w:w="1080" w:type="dxa"/>
            <w:tcBorders>
              <w:top w:val="nil"/>
              <w:left w:val="nil"/>
              <w:bottom w:val="nil"/>
              <w:right w:val="nil"/>
            </w:tcBorders>
          </w:tcPr>
          <w:p w14:paraId="4DD5B518"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60245</w:t>
            </w:r>
          </w:p>
        </w:tc>
      </w:tr>
      <w:tr w:rsidR="00462EF7" w14:paraId="1F5A472A" w14:textId="77777777" w:rsidTr="00FD37C4">
        <w:tc>
          <w:tcPr>
            <w:tcW w:w="2616" w:type="dxa"/>
            <w:tcBorders>
              <w:top w:val="nil"/>
              <w:left w:val="nil"/>
              <w:bottom w:val="nil"/>
              <w:right w:val="nil"/>
            </w:tcBorders>
          </w:tcPr>
          <w:p w14:paraId="4F48A88F" w14:textId="77777777" w:rsidR="003A6F50" w:rsidRDefault="003A6F50">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 xml:space="preserve">RECODE of </w:t>
            </w:r>
            <w:proofErr w:type="spellStart"/>
            <w:r>
              <w:rPr>
                <w:rFonts w:ascii="Times New Roman" w:hAnsi="Times New Roman"/>
                <w:kern w:val="0"/>
              </w:rPr>
              <w:t>rlbonchrstr</w:t>
            </w:r>
            <w:proofErr w:type="spellEnd"/>
          </w:p>
        </w:tc>
        <w:tc>
          <w:tcPr>
            <w:tcW w:w="1135" w:type="dxa"/>
            <w:tcBorders>
              <w:top w:val="nil"/>
              <w:left w:val="nil"/>
              <w:bottom w:val="nil"/>
              <w:right w:val="nil"/>
            </w:tcBorders>
          </w:tcPr>
          <w:p w14:paraId="317766CB"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1.010</w:t>
            </w:r>
          </w:p>
        </w:tc>
        <w:tc>
          <w:tcPr>
            <w:tcW w:w="1530" w:type="dxa"/>
            <w:tcBorders>
              <w:top w:val="nil"/>
              <w:left w:val="nil"/>
              <w:bottom w:val="nil"/>
              <w:right w:val="nil"/>
            </w:tcBorders>
          </w:tcPr>
          <w:p w14:paraId="4CAF425A"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0.099</w:t>
            </w:r>
          </w:p>
        </w:tc>
        <w:tc>
          <w:tcPr>
            <w:tcW w:w="1170" w:type="dxa"/>
            <w:tcBorders>
              <w:top w:val="nil"/>
              <w:left w:val="nil"/>
              <w:bottom w:val="nil"/>
              <w:right w:val="nil"/>
            </w:tcBorders>
          </w:tcPr>
          <w:p w14:paraId="7A9150E8"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1.00</w:t>
            </w:r>
          </w:p>
        </w:tc>
        <w:tc>
          <w:tcPr>
            <w:tcW w:w="1620" w:type="dxa"/>
            <w:tcBorders>
              <w:top w:val="nil"/>
              <w:left w:val="nil"/>
              <w:bottom w:val="nil"/>
              <w:right w:val="nil"/>
            </w:tcBorders>
          </w:tcPr>
          <w:p w14:paraId="33D9C8CC"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2.00</w:t>
            </w:r>
          </w:p>
        </w:tc>
        <w:tc>
          <w:tcPr>
            <w:tcW w:w="1080" w:type="dxa"/>
            <w:tcBorders>
              <w:top w:val="nil"/>
              <w:left w:val="nil"/>
              <w:bottom w:val="nil"/>
              <w:right w:val="nil"/>
            </w:tcBorders>
          </w:tcPr>
          <w:p w14:paraId="44F8FEF8"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18712</w:t>
            </w:r>
          </w:p>
        </w:tc>
      </w:tr>
      <w:tr w:rsidR="00462EF7" w14:paraId="4D9D7F13" w14:textId="77777777" w:rsidTr="00FD37C4">
        <w:tc>
          <w:tcPr>
            <w:tcW w:w="2616" w:type="dxa"/>
            <w:tcBorders>
              <w:top w:val="nil"/>
              <w:left w:val="nil"/>
              <w:bottom w:val="nil"/>
              <w:right w:val="nil"/>
            </w:tcBorders>
          </w:tcPr>
          <w:p w14:paraId="6568CC47" w14:textId="77777777" w:rsidR="003A6F50" w:rsidRDefault="003A6F50">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rshlt</w:t>
            </w:r>
            <w:proofErr w:type="spellEnd"/>
          </w:p>
        </w:tc>
        <w:tc>
          <w:tcPr>
            <w:tcW w:w="1135" w:type="dxa"/>
            <w:tcBorders>
              <w:top w:val="nil"/>
              <w:left w:val="nil"/>
              <w:bottom w:val="nil"/>
              <w:right w:val="nil"/>
            </w:tcBorders>
          </w:tcPr>
          <w:p w14:paraId="0071BE93"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3.014</w:t>
            </w:r>
          </w:p>
        </w:tc>
        <w:tc>
          <w:tcPr>
            <w:tcW w:w="1530" w:type="dxa"/>
            <w:tcBorders>
              <w:top w:val="nil"/>
              <w:left w:val="nil"/>
              <w:bottom w:val="nil"/>
              <w:right w:val="nil"/>
            </w:tcBorders>
          </w:tcPr>
          <w:p w14:paraId="26A8CDC5"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1.076</w:t>
            </w:r>
          </w:p>
        </w:tc>
        <w:tc>
          <w:tcPr>
            <w:tcW w:w="1170" w:type="dxa"/>
            <w:tcBorders>
              <w:top w:val="nil"/>
              <w:left w:val="nil"/>
              <w:bottom w:val="nil"/>
              <w:right w:val="nil"/>
            </w:tcBorders>
          </w:tcPr>
          <w:p w14:paraId="34EAB32B"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1.00</w:t>
            </w:r>
          </w:p>
        </w:tc>
        <w:tc>
          <w:tcPr>
            <w:tcW w:w="1620" w:type="dxa"/>
            <w:tcBorders>
              <w:top w:val="nil"/>
              <w:left w:val="nil"/>
              <w:bottom w:val="nil"/>
              <w:right w:val="nil"/>
            </w:tcBorders>
          </w:tcPr>
          <w:p w14:paraId="2AE84B3B"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5.00</w:t>
            </w:r>
          </w:p>
        </w:tc>
        <w:tc>
          <w:tcPr>
            <w:tcW w:w="1080" w:type="dxa"/>
            <w:tcBorders>
              <w:top w:val="nil"/>
              <w:left w:val="nil"/>
              <w:bottom w:val="nil"/>
              <w:right w:val="nil"/>
            </w:tcBorders>
          </w:tcPr>
          <w:p w14:paraId="2C9AE705"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71414</w:t>
            </w:r>
          </w:p>
        </w:tc>
      </w:tr>
      <w:tr w:rsidR="00462EF7" w14:paraId="5388F2F6" w14:textId="77777777" w:rsidTr="00FD37C4">
        <w:tc>
          <w:tcPr>
            <w:tcW w:w="2616" w:type="dxa"/>
            <w:tcBorders>
              <w:top w:val="nil"/>
              <w:left w:val="nil"/>
              <w:bottom w:val="nil"/>
              <w:right w:val="nil"/>
            </w:tcBorders>
          </w:tcPr>
          <w:p w14:paraId="2E20CC57" w14:textId="77777777" w:rsidR="003A6F50" w:rsidRDefault="003A6F50">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ragey_e</w:t>
            </w:r>
            <w:proofErr w:type="spellEnd"/>
          </w:p>
        </w:tc>
        <w:tc>
          <w:tcPr>
            <w:tcW w:w="1135" w:type="dxa"/>
            <w:tcBorders>
              <w:top w:val="nil"/>
              <w:left w:val="nil"/>
              <w:bottom w:val="nil"/>
              <w:right w:val="nil"/>
            </w:tcBorders>
          </w:tcPr>
          <w:p w14:paraId="3B4BEBE4"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71.289</w:t>
            </w:r>
          </w:p>
        </w:tc>
        <w:tc>
          <w:tcPr>
            <w:tcW w:w="1530" w:type="dxa"/>
            <w:tcBorders>
              <w:top w:val="nil"/>
              <w:left w:val="nil"/>
              <w:bottom w:val="nil"/>
              <w:right w:val="nil"/>
            </w:tcBorders>
          </w:tcPr>
          <w:p w14:paraId="6AA54BD6"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8.632</w:t>
            </w:r>
          </w:p>
        </w:tc>
        <w:tc>
          <w:tcPr>
            <w:tcW w:w="1170" w:type="dxa"/>
            <w:tcBorders>
              <w:top w:val="nil"/>
              <w:left w:val="nil"/>
              <w:bottom w:val="nil"/>
              <w:right w:val="nil"/>
            </w:tcBorders>
          </w:tcPr>
          <w:p w14:paraId="625B51EB"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27.00</w:t>
            </w:r>
          </w:p>
        </w:tc>
        <w:tc>
          <w:tcPr>
            <w:tcW w:w="1620" w:type="dxa"/>
            <w:tcBorders>
              <w:top w:val="nil"/>
              <w:left w:val="nil"/>
              <w:bottom w:val="nil"/>
              <w:right w:val="nil"/>
            </w:tcBorders>
          </w:tcPr>
          <w:p w14:paraId="646283E7"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103.00</w:t>
            </w:r>
          </w:p>
        </w:tc>
        <w:tc>
          <w:tcPr>
            <w:tcW w:w="1080" w:type="dxa"/>
            <w:tcBorders>
              <w:top w:val="nil"/>
              <w:left w:val="nil"/>
              <w:bottom w:val="nil"/>
              <w:right w:val="nil"/>
            </w:tcBorders>
          </w:tcPr>
          <w:p w14:paraId="326B2576"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71484</w:t>
            </w:r>
          </w:p>
        </w:tc>
      </w:tr>
      <w:tr w:rsidR="00462EF7" w14:paraId="6D38B92C" w14:textId="77777777" w:rsidTr="00FD37C4">
        <w:tc>
          <w:tcPr>
            <w:tcW w:w="2616" w:type="dxa"/>
            <w:tcBorders>
              <w:top w:val="nil"/>
              <w:left w:val="nil"/>
              <w:bottom w:val="nil"/>
              <w:right w:val="nil"/>
            </w:tcBorders>
          </w:tcPr>
          <w:p w14:paraId="47DDB211" w14:textId="77777777" w:rsidR="003A6F50" w:rsidRDefault="003A6F50">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ragender</w:t>
            </w:r>
            <w:proofErr w:type="spellEnd"/>
            <w:r>
              <w:rPr>
                <w:rFonts w:ascii="Times New Roman" w:hAnsi="Times New Roman"/>
                <w:kern w:val="0"/>
              </w:rPr>
              <w:t>: r gender</w:t>
            </w:r>
          </w:p>
        </w:tc>
        <w:tc>
          <w:tcPr>
            <w:tcW w:w="1135" w:type="dxa"/>
            <w:tcBorders>
              <w:top w:val="nil"/>
              <w:left w:val="nil"/>
              <w:bottom w:val="nil"/>
              <w:right w:val="nil"/>
            </w:tcBorders>
          </w:tcPr>
          <w:p w14:paraId="1F0502D4"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1.518</w:t>
            </w:r>
          </w:p>
        </w:tc>
        <w:tc>
          <w:tcPr>
            <w:tcW w:w="1530" w:type="dxa"/>
            <w:tcBorders>
              <w:top w:val="nil"/>
              <w:left w:val="nil"/>
              <w:bottom w:val="nil"/>
              <w:right w:val="nil"/>
            </w:tcBorders>
          </w:tcPr>
          <w:p w14:paraId="1E4A51E4"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0.500</w:t>
            </w:r>
          </w:p>
        </w:tc>
        <w:tc>
          <w:tcPr>
            <w:tcW w:w="1170" w:type="dxa"/>
            <w:tcBorders>
              <w:top w:val="nil"/>
              <w:left w:val="nil"/>
              <w:bottom w:val="nil"/>
              <w:right w:val="nil"/>
            </w:tcBorders>
          </w:tcPr>
          <w:p w14:paraId="24344742"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1.00</w:t>
            </w:r>
          </w:p>
        </w:tc>
        <w:tc>
          <w:tcPr>
            <w:tcW w:w="1620" w:type="dxa"/>
            <w:tcBorders>
              <w:top w:val="nil"/>
              <w:left w:val="nil"/>
              <w:bottom w:val="nil"/>
              <w:right w:val="nil"/>
            </w:tcBorders>
          </w:tcPr>
          <w:p w14:paraId="049E87FF"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2.00</w:t>
            </w:r>
          </w:p>
        </w:tc>
        <w:tc>
          <w:tcPr>
            <w:tcW w:w="1080" w:type="dxa"/>
            <w:tcBorders>
              <w:top w:val="nil"/>
              <w:left w:val="nil"/>
              <w:bottom w:val="nil"/>
              <w:right w:val="nil"/>
            </w:tcBorders>
          </w:tcPr>
          <w:p w14:paraId="50D3ED05"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135193</w:t>
            </w:r>
          </w:p>
        </w:tc>
      </w:tr>
      <w:tr w:rsidR="00462EF7" w14:paraId="7138BA49" w14:textId="77777777" w:rsidTr="00FD37C4">
        <w:tc>
          <w:tcPr>
            <w:tcW w:w="2616" w:type="dxa"/>
            <w:tcBorders>
              <w:top w:val="nil"/>
              <w:left w:val="nil"/>
              <w:bottom w:val="single" w:sz="4" w:space="0" w:color="auto"/>
              <w:right w:val="nil"/>
            </w:tcBorders>
          </w:tcPr>
          <w:p w14:paraId="3424BD74" w14:textId="77777777" w:rsidR="003A6F50" w:rsidRDefault="003A6F50">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raracem</w:t>
            </w:r>
            <w:proofErr w:type="spellEnd"/>
            <w:r>
              <w:rPr>
                <w:rFonts w:ascii="Times New Roman" w:hAnsi="Times New Roman"/>
                <w:kern w:val="0"/>
              </w:rPr>
              <w:t>: r race-masked</w:t>
            </w:r>
          </w:p>
        </w:tc>
        <w:tc>
          <w:tcPr>
            <w:tcW w:w="1135" w:type="dxa"/>
            <w:tcBorders>
              <w:top w:val="nil"/>
              <w:left w:val="nil"/>
              <w:bottom w:val="single" w:sz="4" w:space="0" w:color="auto"/>
              <w:right w:val="nil"/>
            </w:tcBorders>
          </w:tcPr>
          <w:p w14:paraId="0084D759"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1.268</w:t>
            </w:r>
          </w:p>
        </w:tc>
        <w:tc>
          <w:tcPr>
            <w:tcW w:w="1530" w:type="dxa"/>
            <w:tcBorders>
              <w:top w:val="nil"/>
              <w:left w:val="nil"/>
              <w:bottom w:val="single" w:sz="4" w:space="0" w:color="auto"/>
              <w:right w:val="nil"/>
            </w:tcBorders>
          </w:tcPr>
          <w:p w14:paraId="03461A66"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0.546</w:t>
            </w:r>
          </w:p>
        </w:tc>
        <w:tc>
          <w:tcPr>
            <w:tcW w:w="1170" w:type="dxa"/>
            <w:tcBorders>
              <w:top w:val="nil"/>
              <w:left w:val="nil"/>
              <w:bottom w:val="single" w:sz="4" w:space="0" w:color="auto"/>
              <w:right w:val="nil"/>
            </w:tcBorders>
          </w:tcPr>
          <w:p w14:paraId="336F5CDA"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1.00</w:t>
            </w:r>
          </w:p>
        </w:tc>
        <w:tc>
          <w:tcPr>
            <w:tcW w:w="1620" w:type="dxa"/>
            <w:tcBorders>
              <w:top w:val="nil"/>
              <w:left w:val="nil"/>
              <w:bottom w:val="single" w:sz="4" w:space="0" w:color="auto"/>
              <w:right w:val="nil"/>
            </w:tcBorders>
          </w:tcPr>
          <w:p w14:paraId="5249D319"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3.00</w:t>
            </w:r>
          </w:p>
        </w:tc>
        <w:tc>
          <w:tcPr>
            <w:tcW w:w="1080" w:type="dxa"/>
            <w:tcBorders>
              <w:top w:val="nil"/>
              <w:left w:val="nil"/>
              <w:bottom w:val="single" w:sz="4" w:space="0" w:color="auto"/>
              <w:right w:val="nil"/>
            </w:tcBorders>
          </w:tcPr>
          <w:p w14:paraId="7534449A"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135055</w:t>
            </w:r>
          </w:p>
        </w:tc>
      </w:tr>
    </w:tbl>
    <w:p w14:paraId="284F638E" w14:textId="77777777" w:rsidR="003A6F50" w:rsidRDefault="003A6F50">
      <w:pPr>
        <w:widowControl w:val="0"/>
        <w:autoSpaceDE w:val="0"/>
        <w:autoSpaceDN w:val="0"/>
        <w:adjustRightInd w:val="0"/>
        <w:spacing w:after="0" w:line="240" w:lineRule="auto"/>
        <w:rPr>
          <w:rFonts w:ascii="Times New Roman" w:hAnsi="Times New Roman"/>
          <w:kern w:val="0"/>
        </w:rPr>
      </w:pPr>
    </w:p>
    <w:p w14:paraId="487DBB5C" w14:textId="77C16BA9"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It is hypothesized that higher levels of physical activity will be </w:t>
      </w:r>
      <w:r w:rsidR="00C53A32" w:rsidRPr="00FC6324">
        <w:rPr>
          <w:rFonts w:ascii="Times New Roman" w:hAnsi="Times New Roman"/>
          <w:kern w:val="0"/>
        </w:rPr>
        <w:t>associated with</w:t>
      </w:r>
      <w:r w:rsidRPr="00FC6324">
        <w:rPr>
          <w:rFonts w:ascii="Times New Roman" w:hAnsi="Times New Roman"/>
          <w:kern w:val="0"/>
        </w:rPr>
        <w:t xml:space="preserve"> less restless sleep</w:t>
      </w:r>
      <w:r w:rsidR="00C53A32">
        <w:rPr>
          <w:rFonts w:ascii="Times New Roman" w:hAnsi="Times New Roman"/>
          <w:kern w:val="0"/>
        </w:rPr>
        <w:t xml:space="preserve"> as well as lower stress, which improves sleep</w:t>
      </w:r>
      <w:r w:rsidRPr="00FC6324">
        <w:rPr>
          <w:rFonts w:ascii="Times New Roman" w:hAnsi="Times New Roman"/>
          <w:kern w:val="0"/>
        </w:rPr>
        <w:t>. Stress is expected to be negatively correlated with sleep quality/positively correlated with restlessness. To examine the relationship between physical activity, stress, and sleep quality a few different econometric models were used. Because the dependent variable (restless sleep) is categorical, logit/probit models were used to verify the robustness of the original ordinary least squares results. The logit helps capture nonlinear relationships between variables as well as the probabilities (odds ratios) associated with each connection. </w:t>
      </w:r>
      <w:r w:rsidR="00C53A32">
        <w:rPr>
          <w:rFonts w:ascii="Times New Roman" w:hAnsi="Times New Roman"/>
          <w:kern w:val="0"/>
        </w:rPr>
        <w:t xml:space="preserve">Additionally, a GSEM model was created to identify the potential mediating effect of chronic stress. </w:t>
      </w:r>
    </w:p>
    <w:p w14:paraId="1A899DA7"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2C71D25B" w14:textId="21B3E6E9"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The preferred method is a fixed-effect logit model which controls for individual-specific, time heterogeneity. This ensures that results are not driven by unobserved characteristics and allows for individual comparisons over time, parallel to the longitudinal structure of the HRS. The models test a few relationships. First, the direct effect of physical activity (frequency and intensity) on restless sleep. Next, the mediating role of stress, where physical activity may reduce stress, which improves sleep quality. Lastly, controlling for self</w:t>
      </w:r>
      <w:r>
        <w:rPr>
          <w:rFonts w:ascii="Times New Roman" w:hAnsi="Times New Roman"/>
          <w:kern w:val="0"/>
        </w:rPr>
        <w:t>-</w:t>
      </w:r>
      <w:r w:rsidRPr="00FC6324">
        <w:rPr>
          <w:rFonts w:ascii="Times New Roman" w:hAnsi="Times New Roman"/>
          <w:kern w:val="0"/>
        </w:rPr>
        <w:t xml:space="preserve">health, age, gender, and wave (year) shows how robust the model </w:t>
      </w:r>
      <w:commentRangeStart w:id="26"/>
      <w:r w:rsidRPr="00FC6324">
        <w:rPr>
          <w:rFonts w:ascii="Times New Roman" w:hAnsi="Times New Roman"/>
          <w:kern w:val="0"/>
        </w:rPr>
        <w:t>is</w:t>
      </w:r>
      <w:commentRangeEnd w:id="26"/>
      <w:r w:rsidR="006B1F53">
        <w:rPr>
          <w:rStyle w:val="CommentReference"/>
        </w:rPr>
        <w:commentReference w:id="26"/>
      </w:r>
      <w:r w:rsidRPr="00FC6324">
        <w:rPr>
          <w:rFonts w:ascii="Times New Roman" w:hAnsi="Times New Roman"/>
          <w:kern w:val="0"/>
        </w:rPr>
        <w:t>. </w:t>
      </w:r>
    </w:p>
    <w:p w14:paraId="259FB9DD"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7BAA0DBA"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b/>
          <w:bCs/>
          <w:kern w:val="0"/>
        </w:rPr>
        <w:t>Theoretical Model:</w:t>
      </w:r>
    </w:p>
    <w:p w14:paraId="45DD8C7C" w14:textId="6DF73743"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The guiding factor in this analysis is based on the idea that physical activity influences sleep quality both directly and indirectly through chronic stress. The underlying idea is that higher frequency and intensity of physical activity reduce stress levels, which in turn improves sleep quality. This means that physical activity can mitigate the effects of stress which leads to better well-being overall. </w:t>
      </w:r>
    </w:p>
    <w:p w14:paraId="5F634AE2"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7F3CB822" w14:textId="429DB25D" w:rsidR="00FC6324" w:rsidRPr="00FC6324" w:rsidRDefault="00FC6324" w:rsidP="00FC6324">
      <w:pPr>
        <w:widowControl w:val="0"/>
        <w:autoSpaceDE w:val="0"/>
        <w:autoSpaceDN w:val="0"/>
        <w:adjustRightInd w:val="0"/>
        <w:spacing w:after="0" w:line="240" w:lineRule="auto"/>
        <w:jc w:val="center"/>
        <w:rPr>
          <w:rFonts w:ascii="Times New Roman" w:hAnsi="Times New Roman"/>
          <w:kern w:val="0"/>
        </w:rPr>
      </w:pPr>
      <w:r w:rsidRPr="00FC6324">
        <w:rPr>
          <w:rFonts w:ascii="Times New Roman" w:hAnsi="Times New Roman"/>
          <w:kern w:val="0"/>
        </w:rPr>
        <w:t xml:space="preserve">Model: Sleepᵢₜ = β₀ + β₁ PAᵢₜ + β₂ </w:t>
      </w:r>
      <w:r w:rsidR="00BB5D50">
        <w:rPr>
          <w:rFonts w:ascii="Times New Roman" w:hAnsi="Times New Roman"/>
          <w:kern w:val="0"/>
        </w:rPr>
        <w:t>S</w:t>
      </w:r>
      <w:r w:rsidRPr="00FC6324">
        <w:rPr>
          <w:rFonts w:ascii="Times New Roman" w:hAnsi="Times New Roman"/>
          <w:kern w:val="0"/>
        </w:rPr>
        <w:t xml:space="preserve">tressᵢₜ + β₃ </w:t>
      </w:r>
      <w:proofErr w:type="spellStart"/>
      <w:r w:rsidR="00BB5D50">
        <w:rPr>
          <w:rFonts w:ascii="Times New Roman" w:hAnsi="Times New Roman"/>
          <w:kern w:val="0"/>
        </w:rPr>
        <w:t>RHealth</w:t>
      </w:r>
      <w:proofErr w:type="spellEnd"/>
      <w:r w:rsidRPr="00FC6324">
        <w:rPr>
          <w:rFonts w:ascii="Times New Roman" w:hAnsi="Times New Roman"/>
          <w:kern w:val="0"/>
        </w:rPr>
        <w:t xml:space="preserve">ₜ + β₄ </w:t>
      </w:r>
      <w:r w:rsidR="00BB5D50">
        <w:rPr>
          <w:rFonts w:ascii="Times New Roman" w:hAnsi="Times New Roman"/>
          <w:kern w:val="0"/>
        </w:rPr>
        <w:t>Race</w:t>
      </w:r>
      <w:r w:rsidRPr="00FC6324">
        <w:rPr>
          <w:rFonts w:ascii="Times New Roman" w:hAnsi="Times New Roman"/>
          <w:kern w:val="0"/>
        </w:rPr>
        <w:t xml:space="preserve"> + β₅ </w:t>
      </w:r>
      <w:r w:rsidR="00BB5D50">
        <w:rPr>
          <w:rFonts w:ascii="Times New Roman" w:hAnsi="Times New Roman"/>
          <w:kern w:val="0"/>
        </w:rPr>
        <w:t>Gender</w:t>
      </w:r>
      <w:r w:rsidRPr="00FC6324">
        <w:rPr>
          <w:rFonts w:ascii="Times New Roman" w:hAnsi="Times New Roman"/>
          <w:kern w:val="0"/>
        </w:rPr>
        <w:t xml:space="preserve"> +</w:t>
      </w:r>
      <w:r w:rsidR="0091612F">
        <w:rPr>
          <w:rFonts w:ascii="Times New Roman" w:hAnsi="Times New Roman"/>
          <w:kern w:val="0"/>
        </w:rPr>
        <w:t xml:space="preserve"> </w:t>
      </w:r>
      <w:r w:rsidRPr="00FC6324">
        <w:rPr>
          <w:rFonts w:ascii="Times New Roman" w:hAnsi="Times New Roman"/>
          <w:kern w:val="0"/>
        </w:rPr>
        <w:t xml:space="preserve">β₆ </w:t>
      </w:r>
      <w:r w:rsidR="00BB5D50">
        <w:rPr>
          <w:rFonts w:ascii="Times New Roman" w:hAnsi="Times New Roman"/>
          <w:kern w:val="0"/>
        </w:rPr>
        <w:t>Age</w:t>
      </w:r>
      <w:r w:rsidRPr="00FC6324">
        <w:rPr>
          <w:rFonts w:ascii="Times New Roman" w:hAnsi="Times New Roman"/>
          <w:kern w:val="0"/>
        </w:rPr>
        <w:t xml:space="preserve">ᵢₜ + </w:t>
      </w:r>
      <w:r w:rsidR="00501512">
        <w:rPr>
          <w:rFonts w:ascii="Times New Roman" w:hAnsi="Times New Roman"/>
          <w:kern w:val="0"/>
        </w:rPr>
        <w:t>alpha</w:t>
      </w:r>
      <w:r w:rsidR="00501512" w:rsidRPr="00FC6324">
        <w:rPr>
          <w:rFonts w:ascii="Times New Roman" w:hAnsi="Times New Roman"/>
          <w:kern w:val="0"/>
        </w:rPr>
        <w:t>ᵢ</w:t>
      </w:r>
      <w:r w:rsidR="00501512">
        <w:rPr>
          <w:rFonts w:ascii="Times New Roman" w:hAnsi="Times New Roman"/>
          <w:kern w:val="0"/>
        </w:rPr>
        <w:t xml:space="preserve"> </w:t>
      </w:r>
      <w:r w:rsidR="00501512">
        <w:rPr>
          <w:rFonts w:ascii="Times New Roman" w:hAnsi="Times New Roman"/>
          <w:kern w:val="0"/>
        </w:rPr>
        <w:lastRenderedPageBreak/>
        <w:t>+</w:t>
      </w:r>
      <w:r w:rsidR="00BD1BE9">
        <w:rPr>
          <w:rFonts w:ascii="Times New Roman" w:hAnsi="Times New Roman"/>
          <w:kern w:val="0"/>
        </w:rPr>
        <w:t xml:space="preserve"> lam</w:t>
      </w:r>
      <w:ins w:id="27" w:author="Maurice MacDonald" w:date="2025-11-10T11:52:00Z">
        <w:r w:rsidR="00D726E5">
          <w:rPr>
            <w:rFonts w:ascii="Times New Roman" w:hAnsi="Times New Roman"/>
            <w:kern w:val="0"/>
          </w:rPr>
          <w:t>b</w:t>
        </w:r>
      </w:ins>
      <w:r w:rsidR="00BD1BE9">
        <w:rPr>
          <w:rFonts w:ascii="Times New Roman" w:hAnsi="Times New Roman"/>
          <w:kern w:val="0"/>
        </w:rPr>
        <w:t>da</w:t>
      </w:r>
      <w:r w:rsidR="00BD1BE9" w:rsidRPr="00FC6324">
        <w:rPr>
          <w:rFonts w:ascii="Times New Roman" w:hAnsi="Times New Roman"/>
          <w:kern w:val="0"/>
        </w:rPr>
        <w:t>ₜ</w:t>
      </w:r>
      <w:r w:rsidR="00BD1BE9">
        <w:rPr>
          <w:rFonts w:ascii="Times New Roman" w:hAnsi="Times New Roman"/>
          <w:kern w:val="0"/>
        </w:rPr>
        <w:t xml:space="preserve"> + u</w:t>
      </w:r>
      <w:r w:rsidRPr="00FC6324">
        <w:rPr>
          <w:rFonts w:ascii="Times New Roman" w:hAnsi="Times New Roman"/>
          <w:kern w:val="0"/>
        </w:rPr>
        <w:t>ᵢₜ</w:t>
      </w:r>
    </w:p>
    <w:p w14:paraId="5770F01A"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22B80A1C" w14:textId="2DBDF9BD"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In this model, Sleepᵢₜ (restless sleep) is the dependent variable, PAᵢₜ (frequency and intensity) measures physical activity, and stressᵢₜ is the potential mediating variable. The control variables are </w:t>
      </w:r>
      <w:proofErr w:type="spellStart"/>
      <w:r w:rsidRPr="00FC6324">
        <w:rPr>
          <w:rFonts w:ascii="Times New Roman" w:hAnsi="Times New Roman"/>
          <w:kern w:val="0"/>
        </w:rPr>
        <w:t>rshlt</w:t>
      </w:r>
      <w:proofErr w:type="spellEnd"/>
      <w:r w:rsidRPr="00FC6324">
        <w:rPr>
          <w:rFonts w:ascii="Times New Roman" w:hAnsi="Times New Roman"/>
          <w:kern w:val="0"/>
        </w:rPr>
        <w:t xml:space="preserve">ᵢₜ (self-rated health), </w:t>
      </w:r>
      <w:proofErr w:type="spellStart"/>
      <w:r w:rsidRPr="00FC6324">
        <w:rPr>
          <w:rFonts w:ascii="Times New Roman" w:hAnsi="Times New Roman"/>
          <w:kern w:val="0"/>
        </w:rPr>
        <w:t>raracem</w:t>
      </w:r>
      <w:proofErr w:type="spellEnd"/>
      <w:r w:rsidRPr="00FC6324">
        <w:rPr>
          <w:rFonts w:ascii="Times New Roman" w:hAnsi="Times New Roman"/>
          <w:kern w:val="0"/>
        </w:rPr>
        <w:t xml:space="preserve">ᵢ (race), </w:t>
      </w:r>
      <w:proofErr w:type="spellStart"/>
      <w:r w:rsidRPr="00FC6324">
        <w:rPr>
          <w:rFonts w:ascii="Times New Roman" w:hAnsi="Times New Roman"/>
          <w:kern w:val="0"/>
        </w:rPr>
        <w:t>ragender</w:t>
      </w:r>
      <w:proofErr w:type="spellEnd"/>
      <w:r w:rsidRPr="00FC6324">
        <w:rPr>
          <w:rFonts w:ascii="Times New Roman" w:hAnsi="Times New Roman"/>
          <w:kern w:val="0"/>
        </w:rPr>
        <w:t xml:space="preserve">ᵢ (gender), and </w:t>
      </w:r>
      <w:proofErr w:type="spellStart"/>
      <w:r w:rsidRPr="00FC6324">
        <w:rPr>
          <w:rFonts w:ascii="Times New Roman" w:hAnsi="Times New Roman"/>
          <w:kern w:val="0"/>
        </w:rPr>
        <w:t>ragey_e</w:t>
      </w:r>
      <w:proofErr w:type="spellEnd"/>
      <w:r w:rsidRPr="00FC6324">
        <w:rPr>
          <w:rFonts w:ascii="Times New Roman" w:hAnsi="Times New Roman"/>
          <w:kern w:val="0"/>
        </w:rPr>
        <w:t>ᵢₜ (age). The term</w:t>
      </w:r>
      <w:ins w:id="28" w:author="Maurice MacDonald" w:date="2025-11-10T11:52:00Z">
        <w:r w:rsidR="00D726E5">
          <w:rPr>
            <w:rFonts w:ascii="Times New Roman" w:hAnsi="Times New Roman"/>
            <w:kern w:val="0"/>
          </w:rPr>
          <w:t>s alpha and lambda</w:t>
        </w:r>
      </w:ins>
      <w:r w:rsidRPr="00FC6324">
        <w:rPr>
          <w:rFonts w:ascii="Times New Roman" w:hAnsi="Times New Roman"/>
          <w:kern w:val="0"/>
        </w:rPr>
        <w:t xml:space="preserve"> </w:t>
      </w:r>
      <w:ins w:id="29" w:author="Maurice MacDonald" w:date="2025-11-10T11:52:00Z">
        <w:r w:rsidR="00D726E5">
          <w:rPr>
            <w:rFonts w:ascii="Times New Roman" w:hAnsi="Times New Roman"/>
            <w:kern w:val="0"/>
          </w:rPr>
          <w:t xml:space="preserve">are for </w:t>
        </w:r>
      </w:ins>
      <w:del w:id="30" w:author="Maurice MacDonald" w:date="2025-11-10T11:52:00Z">
        <w:r w:rsidRPr="00FC6324" w:rsidDel="00D726E5">
          <w:rPr>
            <w:rFonts w:ascii="Times New Roman" w:hAnsi="Times New Roman"/>
            <w:kern w:val="0"/>
          </w:rPr>
          <w:delText xml:space="preserve">νᵢₜ shows </w:delText>
        </w:r>
      </w:del>
      <w:r w:rsidRPr="00FC6324">
        <w:rPr>
          <w:rFonts w:ascii="Times New Roman" w:hAnsi="Times New Roman"/>
          <w:kern w:val="0"/>
        </w:rPr>
        <w:t>the unobserved individual and time-specific effects. </w:t>
      </w:r>
    </w:p>
    <w:p w14:paraId="0968A6E5"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0ED7670D" w14:textId="090A9F24"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The model is designed to capture the direct effect of physical activity on sleep and the indirect effect that operates through stress, which is computed as the product of the relevant coefficients. The total effect is the sum of the direct and indirect pathways. Therefore, this model predicts that greater frequency and intensity of physical activity</w:t>
      </w:r>
      <w:r w:rsidR="0054394B">
        <w:rPr>
          <w:rFonts w:ascii="Times New Roman" w:hAnsi="Times New Roman"/>
          <w:kern w:val="0"/>
        </w:rPr>
        <w:t xml:space="preserve"> will</w:t>
      </w:r>
      <w:r w:rsidRPr="00FC6324">
        <w:rPr>
          <w:rFonts w:ascii="Times New Roman" w:hAnsi="Times New Roman"/>
          <w:kern w:val="0"/>
        </w:rPr>
        <w:t xml:space="preserve"> lead to improved sleep quality in retirees, both directly and indirectly through reducing chronic stress. </w:t>
      </w:r>
    </w:p>
    <w:p w14:paraId="7899189D"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24523666"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This model relies on a few standard assumptions. The first being that the error term has a mean of zero and is uncorrelated with the independent variables. Additionally, no perfect multicollinearity exists among the regressed variables. The model also assumes physical activity is exogenous after controlling for the observable controls. </w:t>
      </w:r>
    </w:p>
    <w:p w14:paraId="00FDA82C"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1E294D8B"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b/>
          <w:bCs/>
          <w:kern w:val="0"/>
        </w:rPr>
        <w:t>Empirical Results</w:t>
      </w:r>
    </w:p>
    <w:p w14:paraId="61515970" w14:textId="7CE52322" w:rsidR="00761E4E" w:rsidRDefault="009D427D" w:rsidP="00FC6324">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Model</w:t>
      </w:r>
      <w:r w:rsidR="00761E4E">
        <w:rPr>
          <w:rFonts w:ascii="Times New Roman" w:hAnsi="Times New Roman"/>
          <w:kern w:val="0"/>
        </w:rPr>
        <w:t xml:space="preserve"> 1 outlines a few fixed-effect models</w:t>
      </w:r>
      <w:r w:rsidR="00CC3499">
        <w:rPr>
          <w:rFonts w:ascii="Times New Roman" w:hAnsi="Times New Roman"/>
          <w:kern w:val="0"/>
        </w:rPr>
        <w:t xml:space="preserve">, each with restless sleep as the outcome variable. In regression (1) we are looking at only the effects of frequency </w:t>
      </w:r>
      <w:r w:rsidR="00090B03">
        <w:rPr>
          <w:rFonts w:ascii="Times New Roman" w:hAnsi="Times New Roman"/>
          <w:kern w:val="0"/>
        </w:rPr>
        <w:t xml:space="preserve">and intensity </w:t>
      </w:r>
      <w:r w:rsidR="00CC3499">
        <w:rPr>
          <w:rFonts w:ascii="Times New Roman" w:hAnsi="Times New Roman"/>
          <w:kern w:val="0"/>
        </w:rPr>
        <w:t xml:space="preserve">of physical activity on </w:t>
      </w:r>
      <w:r w:rsidR="00090B03">
        <w:rPr>
          <w:rFonts w:ascii="Times New Roman" w:hAnsi="Times New Roman"/>
          <w:kern w:val="0"/>
        </w:rPr>
        <w:t>sleep.</w:t>
      </w:r>
      <w:r w:rsidR="007A08B4">
        <w:rPr>
          <w:rFonts w:ascii="Times New Roman" w:hAnsi="Times New Roman"/>
          <w:kern w:val="0"/>
        </w:rPr>
        <w:t xml:space="preserve"> Since odds ratios are </w:t>
      </w:r>
      <w:r w:rsidR="005929E3">
        <w:rPr>
          <w:rFonts w:ascii="Times New Roman" w:hAnsi="Times New Roman"/>
          <w:kern w:val="0"/>
        </w:rPr>
        <w:t>output</w:t>
      </w:r>
      <w:r w:rsidR="007A08B4">
        <w:rPr>
          <w:rFonts w:ascii="Times New Roman" w:hAnsi="Times New Roman"/>
          <w:kern w:val="0"/>
        </w:rPr>
        <w:t xml:space="preserve">, it is read slightly differently than a simple coefficient. </w:t>
      </w:r>
      <w:r w:rsidR="005929E3">
        <w:rPr>
          <w:rFonts w:ascii="Times New Roman" w:hAnsi="Times New Roman"/>
          <w:kern w:val="0"/>
        </w:rPr>
        <w:t>More frequent</w:t>
      </w:r>
      <w:r w:rsidR="00292181">
        <w:rPr>
          <w:rFonts w:ascii="Times New Roman" w:hAnsi="Times New Roman"/>
          <w:kern w:val="0"/>
        </w:rPr>
        <w:t xml:space="preserve"> physical activity </w:t>
      </w:r>
      <w:r w:rsidR="005929E3">
        <w:rPr>
          <w:rFonts w:ascii="Times New Roman" w:hAnsi="Times New Roman"/>
          <w:kern w:val="0"/>
        </w:rPr>
        <w:t>reduces the likelihood of having restless sleep by about 6%</w:t>
      </w:r>
      <w:r w:rsidR="00722C1A">
        <w:rPr>
          <w:rFonts w:ascii="Times New Roman" w:hAnsi="Times New Roman"/>
          <w:kern w:val="0"/>
        </w:rPr>
        <w:t xml:space="preserve"> (significant)</w:t>
      </w:r>
      <w:r w:rsidR="005929E3">
        <w:rPr>
          <w:rFonts w:ascii="Times New Roman" w:hAnsi="Times New Roman"/>
          <w:kern w:val="0"/>
        </w:rPr>
        <w:t xml:space="preserve">. Higher intensity physical activity reduces the likelihood of having restless sleep by about </w:t>
      </w:r>
      <w:r w:rsidR="00722C1A">
        <w:rPr>
          <w:rFonts w:ascii="Times New Roman" w:hAnsi="Times New Roman"/>
          <w:kern w:val="0"/>
        </w:rPr>
        <w:t xml:space="preserve">16% (highly significant). Regression (2) includes stress </w:t>
      </w:r>
      <w:r w:rsidR="00FB116E">
        <w:rPr>
          <w:rFonts w:ascii="Times New Roman" w:hAnsi="Times New Roman"/>
          <w:kern w:val="0"/>
        </w:rPr>
        <w:t>in</w:t>
      </w:r>
      <w:r w:rsidR="00722C1A">
        <w:rPr>
          <w:rFonts w:ascii="Times New Roman" w:hAnsi="Times New Roman"/>
          <w:kern w:val="0"/>
        </w:rPr>
        <w:t xml:space="preserve"> the equation. We see that </w:t>
      </w:r>
      <w:r w:rsidR="00FB116E">
        <w:rPr>
          <w:rFonts w:ascii="Times New Roman" w:hAnsi="Times New Roman"/>
          <w:kern w:val="0"/>
        </w:rPr>
        <w:t xml:space="preserve">frequency and intensity of physical activity have lost </w:t>
      </w:r>
      <w:del w:id="31" w:author="Maurice MacDonald" w:date="2025-11-10T11:52:00Z">
        <w:r w:rsidR="00FB116E" w:rsidDel="00F02E7F">
          <w:rPr>
            <w:rFonts w:ascii="Times New Roman" w:hAnsi="Times New Roman"/>
            <w:kern w:val="0"/>
          </w:rPr>
          <w:delText xml:space="preserve">some of </w:delText>
        </w:r>
      </w:del>
      <w:r w:rsidR="00FB116E">
        <w:rPr>
          <w:rFonts w:ascii="Times New Roman" w:hAnsi="Times New Roman"/>
          <w:kern w:val="0"/>
        </w:rPr>
        <w:t xml:space="preserve">their statistical significance, but the effects are very similar. According to the results, retirees with higher stress are about 37% more likely to experience restless sleep (highly significant). </w:t>
      </w:r>
    </w:p>
    <w:p w14:paraId="01E2521D" w14:textId="77777777" w:rsidR="00CC3499" w:rsidRDefault="00CC3499" w:rsidP="00FC6324">
      <w:pPr>
        <w:widowControl w:val="0"/>
        <w:autoSpaceDE w:val="0"/>
        <w:autoSpaceDN w:val="0"/>
        <w:adjustRightInd w:val="0"/>
        <w:spacing w:after="0" w:line="240" w:lineRule="auto"/>
        <w:rPr>
          <w:rFonts w:ascii="Times New Roman" w:hAnsi="Times New Roman"/>
          <w:kern w:val="0"/>
        </w:rPr>
      </w:pPr>
    </w:p>
    <w:p w14:paraId="76D12392" w14:textId="55FAA4D0" w:rsidR="00FB116E" w:rsidRDefault="009D427D" w:rsidP="00FB116E">
      <w:pPr>
        <w:keepNext/>
        <w:widowControl w:val="0"/>
        <w:autoSpaceDE w:val="0"/>
        <w:autoSpaceDN w:val="0"/>
        <w:adjustRightInd w:val="0"/>
        <w:spacing w:after="0" w:line="240" w:lineRule="auto"/>
        <w:rPr>
          <w:rFonts w:ascii="Times New Roman" w:hAnsi="Times New Roman"/>
          <w:kern w:val="0"/>
        </w:rPr>
      </w:pPr>
      <w:r>
        <w:rPr>
          <w:rFonts w:ascii="Times New Roman" w:hAnsi="Times New Roman"/>
          <w:kern w:val="0"/>
        </w:rPr>
        <w:t>Model</w:t>
      </w:r>
      <w:r w:rsidR="00FB116E">
        <w:rPr>
          <w:rFonts w:ascii="Times New Roman" w:hAnsi="Times New Roman"/>
          <w:kern w:val="0"/>
        </w:rPr>
        <w:t xml:space="preserve"> 1: Fixed-Effects Logistic Regression — Odds Ratios</w:t>
      </w:r>
    </w:p>
    <w:tbl>
      <w:tblPr>
        <w:tblW w:w="0" w:type="auto"/>
        <w:tblLayout w:type="fixed"/>
        <w:tblLook w:val="0000" w:firstRow="0" w:lastRow="0" w:firstColumn="0" w:lastColumn="0" w:noHBand="0" w:noVBand="0"/>
      </w:tblPr>
      <w:tblGrid>
        <w:gridCol w:w="1656"/>
        <w:gridCol w:w="2016"/>
        <w:gridCol w:w="2016"/>
      </w:tblGrid>
      <w:tr w:rsidR="00FB116E" w14:paraId="2BCCA72F" w14:textId="77777777" w:rsidTr="00606432">
        <w:tc>
          <w:tcPr>
            <w:tcW w:w="1656" w:type="dxa"/>
            <w:tcBorders>
              <w:top w:val="single" w:sz="4" w:space="0" w:color="auto"/>
              <w:left w:val="nil"/>
              <w:bottom w:val="nil"/>
              <w:right w:val="nil"/>
            </w:tcBorders>
          </w:tcPr>
          <w:p w14:paraId="504EA13B"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single" w:sz="4" w:space="0" w:color="auto"/>
              <w:left w:val="nil"/>
              <w:bottom w:val="nil"/>
              <w:right w:val="nil"/>
            </w:tcBorders>
          </w:tcPr>
          <w:p w14:paraId="738C44C0"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w:t>
            </w:r>
          </w:p>
        </w:tc>
        <w:tc>
          <w:tcPr>
            <w:tcW w:w="2016" w:type="dxa"/>
            <w:tcBorders>
              <w:top w:val="single" w:sz="4" w:space="0" w:color="auto"/>
              <w:left w:val="nil"/>
              <w:bottom w:val="nil"/>
              <w:right w:val="nil"/>
            </w:tcBorders>
          </w:tcPr>
          <w:p w14:paraId="67365E4D"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(2)</w:t>
            </w:r>
          </w:p>
        </w:tc>
      </w:tr>
      <w:tr w:rsidR="00FB116E" w14:paraId="760D4A27" w14:textId="77777777" w:rsidTr="00606432">
        <w:tc>
          <w:tcPr>
            <w:tcW w:w="1656" w:type="dxa"/>
            <w:tcBorders>
              <w:top w:val="nil"/>
              <w:left w:val="nil"/>
              <w:bottom w:val="nil"/>
              <w:right w:val="nil"/>
            </w:tcBorders>
          </w:tcPr>
          <w:p w14:paraId="65368F89"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792D7653"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roofErr w:type="spellStart"/>
            <w:r>
              <w:rPr>
                <w:rFonts w:ascii="Times New Roman" w:hAnsi="Times New Roman"/>
                <w:kern w:val="0"/>
              </w:rPr>
              <w:t>rsleepr</w:t>
            </w:r>
            <w:proofErr w:type="spellEnd"/>
          </w:p>
        </w:tc>
        <w:tc>
          <w:tcPr>
            <w:tcW w:w="2016" w:type="dxa"/>
            <w:tcBorders>
              <w:top w:val="nil"/>
              <w:left w:val="nil"/>
              <w:bottom w:val="nil"/>
              <w:right w:val="nil"/>
            </w:tcBorders>
          </w:tcPr>
          <w:p w14:paraId="60213C25"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roofErr w:type="spellStart"/>
            <w:r>
              <w:rPr>
                <w:rFonts w:ascii="Times New Roman" w:hAnsi="Times New Roman"/>
                <w:kern w:val="0"/>
              </w:rPr>
              <w:t>rsleepr</w:t>
            </w:r>
            <w:proofErr w:type="spellEnd"/>
          </w:p>
        </w:tc>
      </w:tr>
      <w:tr w:rsidR="00FB116E" w14:paraId="521484B6" w14:textId="77777777" w:rsidTr="00606432">
        <w:tc>
          <w:tcPr>
            <w:tcW w:w="1656" w:type="dxa"/>
            <w:tcBorders>
              <w:top w:val="single" w:sz="4" w:space="0" w:color="auto"/>
              <w:left w:val="nil"/>
              <w:bottom w:val="nil"/>
              <w:right w:val="nil"/>
            </w:tcBorders>
          </w:tcPr>
          <w:p w14:paraId="76E2BDE4" w14:textId="77777777" w:rsidR="00FB116E" w:rsidRDefault="00FB116E" w:rsidP="00606432">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rsleepr</w:t>
            </w:r>
            <w:proofErr w:type="spellEnd"/>
          </w:p>
        </w:tc>
        <w:tc>
          <w:tcPr>
            <w:tcW w:w="2016" w:type="dxa"/>
            <w:tcBorders>
              <w:top w:val="single" w:sz="4" w:space="0" w:color="auto"/>
              <w:left w:val="nil"/>
              <w:bottom w:val="nil"/>
              <w:right w:val="nil"/>
            </w:tcBorders>
          </w:tcPr>
          <w:p w14:paraId="739BBA41"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
        </w:tc>
        <w:tc>
          <w:tcPr>
            <w:tcW w:w="2016" w:type="dxa"/>
            <w:tcBorders>
              <w:top w:val="single" w:sz="4" w:space="0" w:color="auto"/>
              <w:left w:val="nil"/>
              <w:bottom w:val="nil"/>
              <w:right w:val="nil"/>
            </w:tcBorders>
          </w:tcPr>
          <w:p w14:paraId="38453524"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
        </w:tc>
      </w:tr>
      <w:tr w:rsidR="00FB116E" w14:paraId="05A1020C" w14:textId="77777777" w:rsidTr="00606432">
        <w:tc>
          <w:tcPr>
            <w:tcW w:w="1656" w:type="dxa"/>
            <w:tcBorders>
              <w:top w:val="nil"/>
              <w:left w:val="nil"/>
              <w:bottom w:val="nil"/>
              <w:right w:val="nil"/>
            </w:tcBorders>
          </w:tcPr>
          <w:p w14:paraId="783423C3" w14:textId="77777777" w:rsidR="00FB116E" w:rsidRDefault="00FB116E" w:rsidP="00606432">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freqPA</w:t>
            </w:r>
            <w:proofErr w:type="spellEnd"/>
          </w:p>
        </w:tc>
        <w:tc>
          <w:tcPr>
            <w:tcW w:w="2016" w:type="dxa"/>
            <w:tcBorders>
              <w:top w:val="nil"/>
              <w:left w:val="nil"/>
              <w:bottom w:val="nil"/>
              <w:right w:val="nil"/>
            </w:tcBorders>
          </w:tcPr>
          <w:p w14:paraId="034CF464"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0.941</w:t>
            </w:r>
            <w:r>
              <w:rPr>
                <w:rFonts w:ascii="Times New Roman" w:hAnsi="Times New Roman"/>
                <w:kern w:val="0"/>
                <w:vertAlign w:val="superscript"/>
              </w:rPr>
              <w:t>*</w:t>
            </w:r>
          </w:p>
        </w:tc>
        <w:tc>
          <w:tcPr>
            <w:tcW w:w="2016" w:type="dxa"/>
            <w:tcBorders>
              <w:top w:val="nil"/>
              <w:left w:val="nil"/>
              <w:bottom w:val="nil"/>
              <w:right w:val="nil"/>
            </w:tcBorders>
          </w:tcPr>
          <w:p w14:paraId="3A48603E"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0.937</w:t>
            </w:r>
          </w:p>
        </w:tc>
      </w:tr>
      <w:tr w:rsidR="00FB116E" w14:paraId="1AB46370" w14:textId="77777777" w:rsidTr="00606432">
        <w:tc>
          <w:tcPr>
            <w:tcW w:w="1656" w:type="dxa"/>
            <w:tcBorders>
              <w:top w:val="nil"/>
              <w:left w:val="nil"/>
              <w:bottom w:val="nil"/>
              <w:right w:val="nil"/>
            </w:tcBorders>
          </w:tcPr>
          <w:p w14:paraId="0CD83079"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5CC84894"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(0.096)</w:t>
            </w:r>
          </w:p>
        </w:tc>
        <w:tc>
          <w:tcPr>
            <w:tcW w:w="2016" w:type="dxa"/>
            <w:tcBorders>
              <w:top w:val="nil"/>
              <w:left w:val="nil"/>
              <w:bottom w:val="nil"/>
              <w:right w:val="nil"/>
            </w:tcBorders>
          </w:tcPr>
          <w:p w14:paraId="0A953F91"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(0.443)</w:t>
            </w:r>
          </w:p>
        </w:tc>
      </w:tr>
      <w:tr w:rsidR="00FB116E" w14:paraId="2BDE8693" w14:textId="77777777" w:rsidTr="00606432">
        <w:tc>
          <w:tcPr>
            <w:tcW w:w="1656" w:type="dxa"/>
            <w:tcBorders>
              <w:top w:val="nil"/>
              <w:left w:val="nil"/>
              <w:bottom w:val="nil"/>
              <w:right w:val="nil"/>
            </w:tcBorders>
          </w:tcPr>
          <w:p w14:paraId="1557774A"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5787FCD1"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16FABAD7"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r>
      <w:tr w:rsidR="00FB116E" w14:paraId="0604BCA0" w14:textId="77777777" w:rsidTr="00606432">
        <w:tc>
          <w:tcPr>
            <w:tcW w:w="1656" w:type="dxa"/>
            <w:tcBorders>
              <w:top w:val="nil"/>
              <w:left w:val="nil"/>
              <w:bottom w:val="nil"/>
              <w:right w:val="nil"/>
            </w:tcBorders>
          </w:tcPr>
          <w:p w14:paraId="12DD7F49" w14:textId="77777777" w:rsidR="00FB116E" w:rsidRDefault="00FB116E" w:rsidP="00606432">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intensityPA</w:t>
            </w:r>
            <w:proofErr w:type="spellEnd"/>
          </w:p>
        </w:tc>
        <w:tc>
          <w:tcPr>
            <w:tcW w:w="2016" w:type="dxa"/>
            <w:tcBorders>
              <w:top w:val="nil"/>
              <w:left w:val="nil"/>
              <w:bottom w:val="nil"/>
              <w:right w:val="nil"/>
            </w:tcBorders>
          </w:tcPr>
          <w:p w14:paraId="5668CABE"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0.839</w:t>
            </w:r>
            <w:r>
              <w:rPr>
                <w:rFonts w:ascii="Times New Roman" w:hAnsi="Times New Roman"/>
                <w:kern w:val="0"/>
                <w:vertAlign w:val="superscript"/>
              </w:rPr>
              <w:t>***</w:t>
            </w:r>
          </w:p>
        </w:tc>
        <w:tc>
          <w:tcPr>
            <w:tcW w:w="2016" w:type="dxa"/>
            <w:tcBorders>
              <w:top w:val="nil"/>
              <w:left w:val="nil"/>
              <w:bottom w:val="nil"/>
              <w:right w:val="nil"/>
            </w:tcBorders>
          </w:tcPr>
          <w:p w14:paraId="0D36AFD8"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0.865</w:t>
            </w:r>
          </w:p>
        </w:tc>
      </w:tr>
      <w:tr w:rsidR="00FB116E" w14:paraId="5E490EBD" w14:textId="77777777" w:rsidTr="00606432">
        <w:tc>
          <w:tcPr>
            <w:tcW w:w="1656" w:type="dxa"/>
            <w:tcBorders>
              <w:top w:val="nil"/>
              <w:left w:val="nil"/>
              <w:bottom w:val="nil"/>
              <w:right w:val="nil"/>
            </w:tcBorders>
          </w:tcPr>
          <w:p w14:paraId="7EC500B7"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66B96E54"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(0.000)</w:t>
            </w:r>
          </w:p>
        </w:tc>
        <w:tc>
          <w:tcPr>
            <w:tcW w:w="2016" w:type="dxa"/>
            <w:tcBorders>
              <w:top w:val="nil"/>
              <w:left w:val="nil"/>
              <w:bottom w:val="nil"/>
              <w:right w:val="nil"/>
            </w:tcBorders>
          </w:tcPr>
          <w:p w14:paraId="72CA8479"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(0.122)</w:t>
            </w:r>
          </w:p>
        </w:tc>
      </w:tr>
      <w:tr w:rsidR="00FB116E" w14:paraId="23569BA5" w14:textId="77777777" w:rsidTr="00606432">
        <w:tc>
          <w:tcPr>
            <w:tcW w:w="1656" w:type="dxa"/>
            <w:tcBorders>
              <w:top w:val="nil"/>
              <w:left w:val="nil"/>
              <w:bottom w:val="nil"/>
              <w:right w:val="nil"/>
            </w:tcBorders>
          </w:tcPr>
          <w:p w14:paraId="33C7615F"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02EF44E5"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3032AE54"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r>
      <w:tr w:rsidR="00FB116E" w14:paraId="188C9C7A" w14:textId="77777777" w:rsidTr="00606432">
        <w:tc>
          <w:tcPr>
            <w:tcW w:w="1656" w:type="dxa"/>
            <w:tcBorders>
              <w:top w:val="nil"/>
              <w:left w:val="nil"/>
              <w:bottom w:val="nil"/>
              <w:right w:val="nil"/>
            </w:tcBorders>
          </w:tcPr>
          <w:p w14:paraId="4C9DCC3A" w14:textId="77777777" w:rsidR="00FB116E" w:rsidRDefault="00FB116E" w:rsidP="00606432">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stress</w:t>
            </w:r>
          </w:p>
        </w:tc>
        <w:tc>
          <w:tcPr>
            <w:tcW w:w="2016" w:type="dxa"/>
            <w:tcBorders>
              <w:top w:val="nil"/>
              <w:left w:val="nil"/>
              <w:bottom w:val="nil"/>
              <w:right w:val="nil"/>
            </w:tcBorders>
          </w:tcPr>
          <w:p w14:paraId="5CB0AB41"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
        </w:tc>
        <w:tc>
          <w:tcPr>
            <w:tcW w:w="2016" w:type="dxa"/>
            <w:tcBorders>
              <w:top w:val="nil"/>
              <w:left w:val="nil"/>
              <w:bottom w:val="nil"/>
              <w:right w:val="nil"/>
            </w:tcBorders>
          </w:tcPr>
          <w:p w14:paraId="00A6C2D2"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1.368</w:t>
            </w:r>
            <w:r>
              <w:rPr>
                <w:rFonts w:ascii="Times New Roman" w:hAnsi="Times New Roman"/>
                <w:kern w:val="0"/>
                <w:vertAlign w:val="superscript"/>
              </w:rPr>
              <w:t>***</w:t>
            </w:r>
          </w:p>
        </w:tc>
      </w:tr>
      <w:tr w:rsidR="00FB116E" w14:paraId="25AB1C1D" w14:textId="77777777" w:rsidTr="00606432">
        <w:tc>
          <w:tcPr>
            <w:tcW w:w="1656" w:type="dxa"/>
            <w:tcBorders>
              <w:top w:val="nil"/>
              <w:left w:val="nil"/>
              <w:bottom w:val="nil"/>
              <w:right w:val="nil"/>
            </w:tcBorders>
          </w:tcPr>
          <w:p w14:paraId="655BB1E9"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09C528D4"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
        </w:tc>
        <w:tc>
          <w:tcPr>
            <w:tcW w:w="2016" w:type="dxa"/>
            <w:tcBorders>
              <w:top w:val="nil"/>
              <w:left w:val="nil"/>
              <w:bottom w:val="nil"/>
              <w:right w:val="nil"/>
            </w:tcBorders>
          </w:tcPr>
          <w:p w14:paraId="6BBBFB78"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(0.000)</w:t>
            </w:r>
          </w:p>
        </w:tc>
      </w:tr>
      <w:tr w:rsidR="00FB116E" w14:paraId="0EF1BF21" w14:textId="77777777" w:rsidTr="00606432">
        <w:tc>
          <w:tcPr>
            <w:tcW w:w="1656" w:type="dxa"/>
            <w:tcBorders>
              <w:top w:val="nil"/>
              <w:left w:val="nil"/>
              <w:bottom w:val="nil"/>
              <w:right w:val="nil"/>
            </w:tcBorders>
          </w:tcPr>
          <w:p w14:paraId="30623F35"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441F9059"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09F173BD"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r>
      <w:tr w:rsidR="00FB116E" w14:paraId="43AE4B03" w14:textId="77777777" w:rsidTr="00606432">
        <w:tc>
          <w:tcPr>
            <w:tcW w:w="1656" w:type="dxa"/>
            <w:tcBorders>
              <w:top w:val="nil"/>
              <w:left w:val="nil"/>
              <w:bottom w:val="nil"/>
              <w:right w:val="nil"/>
            </w:tcBorders>
          </w:tcPr>
          <w:p w14:paraId="6B3E0191" w14:textId="77777777" w:rsidR="00FB116E" w:rsidRDefault="00FB116E" w:rsidP="00606432">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ragey_e</w:t>
            </w:r>
            <w:proofErr w:type="spellEnd"/>
          </w:p>
        </w:tc>
        <w:tc>
          <w:tcPr>
            <w:tcW w:w="2016" w:type="dxa"/>
            <w:tcBorders>
              <w:top w:val="nil"/>
              <w:left w:val="nil"/>
              <w:bottom w:val="nil"/>
              <w:right w:val="nil"/>
            </w:tcBorders>
          </w:tcPr>
          <w:p w14:paraId="44CF1ACD"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1.036</w:t>
            </w:r>
          </w:p>
        </w:tc>
        <w:tc>
          <w:tcPr>
            <w:tcW w:w="2016" w:type="dxa"/>
            <w:tcBorders>
              <w:top w:val="nil"/>
              <w:left w:val="nil"/>
              <w:bottom w:val="nil"/>
              <w:right w:val="nil"/>
            </w:tcBorders>
          </w:tcPr>
          <w:p w14:paraId="5843FF84"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0.922</w:t>
            </w:r>
          </w:p>
        </w:tc>
      </w:tr>
      <w:tr w:rsidR="00FB116E" w14:paraId="2C4DF90E" w14:textId="77777777" w:rsidTr="00606432">
        <w:tc>
          <w:tcPr>
            <w:tcW w:w="1656" w:type="dxa"/>
            <w:tcBorders>
              <w:top w:val="nil"/>
              <w:left w:val="nil"/>
              <w:bottom w:val="nil"/>
              <w:right w:val="nil"/>
            </w:tcBorders>
          </w:tcPr>
          <w:p w14:paraId="108086B0"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2DBBC430"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(0.336)</w:t>
            </w:r>
          </w:p>
        </w:tc>
        <w:tc>
          <w:tcPr>
            <w:tcW w:w="2016" w:type="dxa"/>
            <w:tcBorders>
              <w:top w:val="nil"/>
              <w:left w:val="nil"/>
              <w:bottom w:val="nil"/>
              <w:right w:val="nil"/>
            </w:tcBorders>
          </w:tcPr>
          <w:p w14:paraId="17622C66"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(0.349)</w:t>
            </w:r>
          </w:p>
        </w:tc>
      </w:tr>
      <w:tr w:rsidR="00FB116E" w14:paraId="6E60D14F" w14:textId="77777777" w:rsidTr="00606432">
        <w:tc>
          <w:tcPr>
            <w:tcW w:w="1656" w:type="dxa"/>
            <w:tcBorders>
              <w:top w:val="single" w:sz="4" w:space="0" w:color="auto"/>
              <w:left w:val="nil"/>
              <w:bottom w:val="nil"/>
              <w:right w:val="nil"/>
            </w:tcBorders>
          </w:tcPr>
          <w:p w14:paraId="46586A2C" w14:textId="77777777" w:rsidR="00FB116E" w:rsidRDefault="00FB116E" w:rsidP="00606432">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_</w:t>
            </w:r>
          </w:p>
        </w:tc>
        <w:tc>
          <w:tcPr>
            <w:tcW w:w="2016" w:type="dxa"/>
            <w:tcBorders>
              <w:top w:val="single" w:sz="4" w:space="0" w:color="auto"/>
              <w:left w:val="nil"/>
              <w:bottom w:val="nil"/>
              <w:right w:val="nil"/>
            </w:tcBorders>
          </w:tcPr>
          <w:p w14:paraId="48EDFCE4"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
        </w:tc>
        <w:tc>
          <w:tcPr>
            <w:tcW w:w="2016" w:type="dxa"/>
            <w:tcBorders>
              <w:top w:val="single" w:sz="4" w:space="0" w:color="auto"/>
              <w:left w:val="nil"/>
              <w:bottom w:val="nil"/>
              <w:right w:val="nil"/>
            </w:tcBorders>
          </w:tcPr>
          <w:p w14:paraId="6D0B87AC"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
        </w:tc>
      </w:tr>
      <w:tr w:rsidR="00FB116E" w14:paraId="137824D7" w14:textId="77777777" w:rsidTr="00606432">
        <w:tc>
          <w:tcPr>
            <w:tcW w:w="1656" w:type="dxa"/>
            <w:tcBorders>
              <w:top w:val="nil"/>
              <w:left w:val="nil"/>
              <w:bottom w:val="nil"/>
              <w:right w:val="nil"/>
            </w:tcBorders>
          </w:tcPr>
          <w:p w14:paraId="134ABF69" w14:textId="77777777" w:rsidR="00FB116E" w:rsidRDefault="00FB116E" w:rsidP="00606432">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rshlt</w:t>
            </w:r>
            <w:proofErr w:type="spellEnd"/>
          </w:p>
        </w:tc>
        <w:tc>
          <w:tcPr>
            <w:tcW w:w="2016" w:type="dxa"/>
            <w:tcBorders>
              <w:top w:val="nil"/>
              <w:left w:val="nil"/>
              <w:bottom w:val="nil"/>
              <w:right w:val="nil"/>
            </w:tcBorders>
          </w:tcPr>
          <w:p w14:paraId="359DCE6D"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
        </w:tc>
        <w:tc>
          <w:tcPr>
            <w:tcW w:w="2016" w:type="dxa"/>
            <w:tcBorders>
              <w:top w:val="nil"/>
              <w:left w:val="nil"/>
              <w:bottom w:val="nil"/>
              <w:right w:val="nil"/>
            </w:tcBorders>
          </w:tcPr>
          <w:p w14:paraId="0204F6AE"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
        </w:tc>
      </w:tr>
      <w:tr w:rsidR="00FB116E" w14:paraId="15DFD490" w14:textId="77777777" w:rsidTr="00606432">
        <w:tc>
          <w:tcPr>
            <w:tcW w:w="1656" w:type="dxa"/>
            <w:tcBorders>
              <w:top w:val="nil"/>
              <w:left w:val="nil"/>
              <w:bottom w:val="single" w:sz="4" w:space="0" w:color="auto"/>
              <w:right w:val="nil"/>
            </w:tcBorders>
          </w:tcPr>
          <w:p w14:paraId="032A055B" w14:textId="77777777" w:rsidR="00FB116E" w:rsidRDefault="00FB116E" w:rsidP="00606432">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single" w:sz="4" w:space="0" w:color="auto"/>
              <w:right w:val="nil"/>
            </w:tcBorders>
          </w:tcPr>
          <w:p w14:paraId="7E1C35D8"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
        </w:tc>
        <w:tc>
          <w:tcPr>
            <w:tcW w:w="2016" w:type="dxa"/>
            <w:tcBorders>
              <w:top w:val="nil"/>
              <w:left w:val="nil"/>
              <w:bottom w:val="single" w:sz="4" w:space="0" w:color="auto"/>
              <w:right w:val="nil"/>
            </w:tcBorders>
          </w:tcPr>
          <w:p w14:paraId="1B4A8BBF"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p>
        </w:tc>
      </w:tr>
      <w:tr w:rsidR="00FB116E" w14:paraId="5A3CD868" w14:textId="77777777" w:rsidTr="00606432">
        <w:tc>
          <w:tcPr>
            <w:tcW w:w="1656" w:type="dxa"/>
            <w:tcBorders>
              <w:top w:val="single" w:sz="4" w:space="0" w:color="auto"/>
              <w:left w:val="nil"/>
              <w:bottom w:val="nil"/>
              <w:right w:val="nil"/>
            </w:tcBorders>
          </w:tcPr>
          <w:p w14:paraId="46EA584D" w14:textId="77777777" w:rsidR="00FB116E" w:rsidRDefault="00FB116E" w:rsidP="00606432">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N</w:t>
            </w:r>
          </w:p>
        </w:tc>
        <w:tc>
          <w:tcPr>
            <w:tcW w:w="2016" w:type="dxa"/>
            <w:tcBorders>
              <w:top w:val="single" w:sz="4" w:space="0" w:color="auto"/>
              <w:left w:val="nil"/>
              <w:bottom w:val="nil"/>
              <w:right w:val="nil"/>
            </w:tcBorders>
          </w:tcPr>
          <w:p w14:paraId="274A6076"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30033</w:t>
            </w:r>
          </w:p>
        </w:tc>
        <w:tc>
          <w:tcPr>
            <w:tcW w:w="2016" w:type="dxa"/>
            <w:tcBorders>
              <w:top w:val="single" w:sz="4" w:space="0" w:color="auto"/>
              <w:left w:val="nil"/>
              <w:bottom w:val="nil"/>
              <w:right w:val="nil"/>
            </w:tcBorders>
          </w:tcPr>
          <w:p w14:paraId="6B634437"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5213</w:t>
            </w:r>
          </w:p>
        </w:tc>
      </w:tr>
      <w:tr w:rsidR="00FB116E" w14:paraId="32179914" w14:textId="77777777" w:rsidTr="00606432">
        <w:tc>
          <w:tcPr>
            <w:tcW w:w="1656" w:type="dxa"/>
            <w:tcBorders>
              <w:top w:val="nil"/>
              <w:left w:val="nil"/>
              <w:bottom w:val="single" w:sz="4" w:space="0" w:color="auto"/>
              <w:right w:val="nil"/>
            </w:tcBorders>
          </w:tcPr>
          <w:p w14:paraId="6B46F34F" w14:textId="77777777" w:rsidR="00FB116E" w:rsidRDefault="00FB116E" w:rsidP="00606432">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r2_p</w:t>
            </w:r>
          </w:p>
        </w:tc>
        <w:tc>
          <w:tcPr>
            <w:tcW w:w="2016" w:type="dxa"/>
            <w:tcBorders>
              <w:top w:val="nil"/>
              <w:left w:val="nil"/>
              <w:bottom w:val="single" w:sz="4" w:space="0" w:color="auto"/>
              <w:right w:val="nil"/>
            </w:tcBorders>
          </w:tcPr>
          <w:p w14:paraId="1BF0FC43"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0.014</w:t>
            </w:r>
          </w:p>
        </w:tc>
        <w:tc>
          <w:tcPr>
            <w:tcW w:w="2016" w:type="dxa"/>
            <w:tcBorders>
              <w:top w:val="nil"/>
              <w:left w:val="nil"/>
              <w:bottom w:val="single" w:sz="4" w:space="0" w:color="auto"/>
              <w:right w:val="nil"/>
            </w:tcBorders>
          </w:tcPr>
          <w:p w14:paraId="070A52D0" w14:textId="77777777" w:rsidR="00FB116E" w:rsidRDefault="00FB116E" w:rsidP="0060643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0.032</w:t>
            </w:r>
          </w:p>
        </w:tc>
      </w:tr>
    </w:tbl>
    <w:p w14:paraId="4E5871DA" w14:textId="77777777" w:rsidR="00FB116E" w:rsidRDefault="00FB116E" w:rsidP="00FB116E">
      <w:pPr>
        <w:widowControl w:val="0"/>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t>Robust standard errors in parentheses. Odds ratios are exponentiated coefficients.</w:t>
      </w:r>
    </w:p>
    <w:p w14:paraId="32148D04" w14:textId="77777777" w:rsidR="00FB116E" w:rsidRDefault="00FB116E" w:rsidP="00FB116E">
      <w:pPr>
        <w:widowControl w:val="0"/>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iCs/>
          <w:kern w:val="0"/>
          <w:sz w:val="20"/>
          <w:szCs w:val="20"/>
        </w:rPr>
        <w:t>p</w:t>
      </w:r>
      <w:r>
        <w:rPr>
          <w:rFonts w:ascii="Times New Roman" w:hAnsi="Times New Roman"/>
          <w:kern w:val="0"/>
          <w:sz w:val="20"/>
          <w:szCs w:val="20"/>
        </w:rPr>
        <w:t xml:space="preserve"> &lt; 0.1, </w:t>
      </w: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iCs/>
          <w:kern w:val="0"/>
          <w:sz w:val="20"/>
          <w:szCs w:val="20"/>
        </w:rPr>
        <w:t>p</w:t>
      </w:r>
      <w:r>
        <w:rPr>
          <w:rFonts w:ascii="Times New Roman" w:hAnsi="Times New Roman"/>
          <w:kern w:val="0"/>
          <w:sz w:val="20"/>
          <w:szCs w:val="20"/>
        </w:rPr>
        <w:t xml:space="preserve"> &lt; 0.05, </w:t>
      </w: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iCs/>
          <w:kern w:val="0"/>
          <w:sz w:val="20"/>
          <w:szCs w:val="20"/>
        </w:rPr>
        <w:t>p</w:t>
      </w:r>
      <w:r>
        <w:rPr>
          <w:rFonts w:ascii="Times New Roman" w:hAnsi="Times New Roman"/>
          <w:kern w:val="0"/>
          <w:sz w:val="20"/>
          <w:szCs w:val="20"/>
        </w:rPr>
        <w:t xml:space="preserve"> &lt; 0.01</w:t>
      </w:r>
    </w:p>
    <w:p w14:paraId="7D4262B1" w14:textId="77777777" w:rsidR="00FB116E" w:rsidRDefault="00FB116E" w:rsidP="00FC6324">
      <w:pPr>
        <w:widowControl w:val="0"/>
        <w:autoSpaceDE w:val="0"/>
        <w:autoSpaceDN w:val="0"/>
        <w:adjustRightInd w:val="0"/>
        <w:spacing w:after="0" w:line="240" w:lineRule="auto"/>
        <w:rPr>
          <w:rFonts w:ascii="Times New Roman" w:hAnsi="Times New Roman"/>
          <w:kern w:val="0"/>
        </w:rPr>
      </w:pPr>
    </w:p>
    <w:p w14:paraId="319091C2" w14:textId="50EB0689" w:rsidR="00FC6324" w:rsidRPr="00FC6324" w:rsidRDefault="00D3458B" w:rsidP="00FC6324">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 xml:space="preserve">Regression (2) in </w:t>
      </w:r>
      <w:r w:rsidR="009D427D">
        <w:rPr>
          <w:rFonts w:ascii="Times New Roman" w:hAnsi="Times New Roman"/>
          <w:kern w:val="0"/>
        </w:rPr>
        <w:t>Model</w:t>
      </w:r>
      <w:r>
        <w:rPr>
          <w:rFonts w:ascii="Times New Roman" w:hAnsi="Times New Roman"/>
          <w:kern w:val="0"/>
        </w:rPr>
        <w:t xml:space="preserve"> 1</w:t>
      </w:r>
      <w:r w:rsidR="00FB116E">
        <w:rPr>
          <w:rFonts w:ascii="Times New Roman" w:hAnsi="Times New Roman"/>
          <w:kern w:val="0"/>
        </w:rPr>
        <w:t xml:space="preserve"> </w:t>
      </w:r>
      <w:r w:rsidR="00FC6324" w:rsidRPr="00FC6324">
        <w:rPr>
          <w:rFonts w:ascii="Times New Roman" w:hAnsi="Times New Roman"/>
          <w:kern w:val="0"/>
        </w:rPr>
        <w:t>represents the preferred specification for this study, using a fixed-effects logistic regression to account for the binary nature of our sleep variable, as well as unobserved individual heterogeneity. Physical activity (both frequency and intensity) is negatively associated with restless sleep. The odds ratios (0.9</w:t>
      </w:r>
      <w:r>
        <w:rPr>
          <w:rFonts w:ascii="Times New Roman" w:hAnsi="Times New Roman"/>
          <w:kern w:val="0"/>
        </w:rPr>
        <w:t>4</w:t>
      </w:r>
      <w:r w:rsidR="00FC6324" w:rsidRPr="00FC6324">
        <w:rPr>
          <w:rFonts w:ascii="Times New Roman" w:hAnsi="Times New Roman"/>
          <w:kern w:val="0"/>
        </w:rPr>
        <w:t xml:space="preserve"> and 0.8</w:t>
      </w:r>
      <w:r>
        <w:rPr>
          <w:rFonts w:ascii="Times New Roman" w:hAnsi="Times New Roman"/>
          <w:kern w:val="0"/>
        </w:rPr>
        <w:t>7</w:t>
      </w:r>
      <w:r w:rsidR="00FC6324" w:rsidRPr="00FC6324">
        <w:rPr>
          <w:rFonts w:ascii="Times New Roman" w:hAnsi="Times New Roman"/>
          <w:kern w:val="0"/>
        </w:rPr>
        <w:t xml:space="preserve">) imply that retirees engaging in more frequent or more intense physical activity are </w:t>
      </w:r>
      <w:r>
        <w:rPr>
          <w:rFonts w:ascii="Times New Roman" w:hAnsi="Times New Roman"/>
          <w:kern w:val="0"/>
        </w:rPr>
        <w:t>6</w:t>
      </w:r>
      <w:r w:rsidR="00FC6324" w:rsidRPr="00FC6324">
        <w:rPr>
          <w:rFonts w:ascii="Times New Roman" w:hAnsi="Times New Roman"/>
          <w:kern w:val="0"/>
        </w:rPr>
        <w:t>-1</w:t>
      </w:r>
      <w:r>
        <w:rPr>
          <w:rFonts w:ascii="Times New Roman" w:hAnsi="Times New Roman"/>
          <w:kern w:val="0"/>
        </w:rPr>
        <w:t>3</w:t>
      </w:r>
      <w:r w:rsidR="00FC6324" w:rsidRPr="00FC6324">
        <w:rPr>
          <w:rFonts w:ascii="Times New Roman" w:hAnsi="Times New Roman"/>
          <w:kern w:val="0"/>
        </w:rPr>
        <w:t xml:space="preserve">% less likely to experience sleep disturbances. Conversely, higher stress increases the likelihood of experiencing restless sleep by about </w:t>
      </w:r>
      <w:r>
        <w:rPr>
          <w:rFonts w:ascii="Times New Roman" w:hAnsi="Times New Roman"/>
          <w:kern w:val="0"/>
        </w:rPr>
        <w:t>37</w:t>
      </w:r>
      <w:r w:rsidR="00FC6324" w:rsidRPr="00FC6324">
        <w:rPr>
          <w:rFonts w:ascii="Times New Roman" w:hAnsi="Times New Roman"/>
          <w:kern w:val="0"/>
        </w:rPr>
        <w:t>%. These results are statistically significant and align with theoretical expectations. When controlling self-reported health, age, and wave (time), the expected results persist.</w:t>
      </w:r>
      <w:r w:rsidR="003361EB">
        <w:rPr>
          <w:rFonts w:ascii="Times New Roman" w:hAnsi="Times New Roman"/>
          <w:kern w:val="0"/>
        </w:rPr>
        <w:t xml:space="preserve"> Factors like race and gender are automatically controlled for due to the </w:t>
      </w:r>
      <w:r w:rsidR="00752F59">
        <w:rPr>
          <w:rFonts w:ascii="Times New Roman" w:hAnsi="Times New Roman"/>
          <w:kern w:val="0"/>
        </w:rPr>
        <w:t xml:space="preserve">fixed effect specification. </w:t>
      </w:r>
    </w:p>
    <w:p w14:paraId="123490AA"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059E890A" w14:textId="44E8FAD6" w:rsidR="00FC6324" w:rsidRPr="00FC6324" w:rsidRDefault="00D42AFD" w:rsidP="00FC6324">
      <w:pPr>
        <w:widowControl w:val="0"/>
        <w:autoSpaceDE w:val="0"/>
        <w:autoSpaceDN w:val="0"/>
        <w:adjustRightInd w:val="0"/>
        <w:spacing w:after="0" w:line="240" w:lineRule="auto"/>
        <w:rPr>
          <w:rFonts w:ascii="Times New Roman" w:hAnsi="Times New Roman"/>
          <w:i/>
          <w:iCs/>
          <w:kern w:val="0"/>
        </w:rPr>
      </w:pPr>
      <w:r>
        <w:rPr>
          <w:rFonts w:ascii="Times New Roman" w:hAnsi="Times New Roman"/>
          <w:i/>
          <w:iCs/>
          <w:kern w:val="0"/>
        </w:rPr>
        <w:t xml:space="preserve">IS THIS IMPORTANT: </w:t>
      </w:r>
      <w:r w:rsidR="00FC6324" w:rsidRPr="00FC6324">
        <w:rPr>
          <w:rFonts w:ascii="Times New Roman" w:hAnsi="Times New Roman"/>
          <w:i/>
          <w:iCs/>
          <w:kern w:val="0"/>
        </w:rPr>
        <w:t xml:space="preserve">The </w:t>
      </w:r>
      <w:r w:rsidR="00FC6324" w:rsidRPr="00FB116E">
        <w:rPr>
          <w:rFonts w:ascii="Times New Roman" w:hAnsi="Times New Roman"/>
          <w:i/>
          <w:iCs/>
          <w:kern w:val="0"/>
        </w:rPr>
        <w:t>pseudo-R</w:t>
      </w:r>
      <w:r w:rsidR="00FC6324" w:rsidRPr="00FC6324">
        <w:rPr>
          <w:rFonts w:ascii="Times New Roman" w:hAnsi="Times New Roman"/>
          <w:i/>
          <w:iCs/>
          <w:kern w:val="0"/>
        </w:rPr>
        <w:t>^2 of 0.024 indicates that this model improves the prediction by about 2.4% relative to the null. This is within the typical range for a fixed-effects model using panel data. While this is a modest measure, the statistical and practical significance of the coefficients suggest an economically meaningful impact. The impact is that relatively small increases in intense physical activity can lead to notable improvements in sleep quality. The practical implication here is that improved sleep among retirees could reduce healthcare costs and enhance quality of life. </w:t>
      </w:r>
    </w:p>
    <w:p w14:paraId="6046C2B9" w14:textId="388AD089" w:rsidR="00FC6324" w:rsidRDefault="00FC6324" w:rsidP="00FC6324">
      <w:pPr>
        <w:widowControl w:val="0"/>
        <w:autoSpaceDE w:val="0"/>
        <w:autoSpaceDN w:val="0"/>
        <w:adjustRightInd w:val="0"/>
        <w:spacing w:after="0" w:line="240" w:lineRule="auto"/>
        <w:rPr>
          <w:rFonts w:ascii="Times New Roman" w:hAnsi="Times New Roman"/>
          <w:kern w:val="0"/>
        </w:rPr>
      </w:pPr>
    </w:p>
    <w:p w14:paraId="37431FB2" w14:textId="2561ABF0" w:rsidR="00D42AFD" w:rsidRDefault="00A67DDE" w:rsidP="00FC6324">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Determining the</w:t>
      </w:r>
      <w:r w:rsidR="005E6A32" w:rsidRPr="005E6A32">
        <w:rPr>
          <w:rFonts w:ascii="Times New Roman" w:hAnsi="Times New Roman"/>
          <w:kern w:val="0"/>
        </w:rPr>
        <w:t xml:space="preserve"> indirect effect of physical activity on sleep through reductions in stress </w:t>
      </w:r>
      <w:r>
        <w:rPr>
          <w:rFonts w:ascii="Times New Roman" w:hAnsi="Times New Roman"/>
          <w:kern w:val="0"/>
        </w:rPr>
        <w:t xml:space="preserve">can be used </w:t>
      </w:r>
      <w:r w:rsidR="005E6A32" w:rsidRPr="005E6A32">
        <w:rPr>
          <w:rFonts w:ascii="Times New Roman" w:hAnsi="Times New Roman"/>
          <w:kern w:val="0"/>
        </w:rPr>
        <w:t xml:space="preserve">as a robustness check. To show this, </w:t>
      </w:r>
      <w:r w:rsidR="00293E11">
        <w:rPr>
          <w:rFonts w:ascii="Times New Roman" w:hAnsi="Times New Roman"/>
          <w:kern w:val="0"/>
        </w:rPr>
        <w:t xml:space="preserve">a generalized structural equation model with logit links was developed to </w:t>
      </w:r>
      <w:r w:rsidR="005E6A32" w:rsidRPr="005E6A32">
        <w:rPr>
          <w:rFonts w:ascii="Times New Roman" w:hAnsi="Times New Roman"/>
          <w:kern w:val="0"/>
        </w:rPr>
        <w:t xml:space="preserve">display the results of the mediating </w:t>
      </w:r>
      <w:r w:rsidRPr="005E6A32">
        <w:rPr>
          <w:rFonts w:ascii="Times New Roman" w:hAnsi="Times New Roman"/>
          <w:kern w:val="0"/>
        </w:rPr>
        <w:t>effect</w:t>
      </w:r>
      <w:r w:rsidR="00293E11">
        <w:rPr>
          <w:rFonts w:ascii="Times New Roman" w:hAnsi="Times New Roman"/>
          <w:kern w:val="0"/>
        </w:rPr>
        <w:t xml:space="preserve">. </w:t>
      </w:r>
      <w:r w:rsidR="00686BAC">
        <w:rPr>
          <w:rFonts w:ascii="Times New Roman" w:hAnsi="Times New Roman"/>
          <w:kern w:val="0"/>
        </w:rPr>
        <w:t xml:space="preserve">It is important to note that because there is such little variation in the stress variable, </w:t>
      </w:r>
      <w:r w:rsidR="00592B2C">
        <w:rPr>
          <w:rFonts w:ascii="Times New Roman" w:hAnsi="Times New Roman"/>
          <w:kern w:val="0"/>
        </w:rPr>
        <w:t xml:space="preserve">the indirect </w:t>
      </w:r>
      <w:r w:rsidR="00624DDE">
        <w:rPr>
          <w:rFonts w:ascii="Times New Roman" w:hAnsi="Times New Roman"/>
          <w:kern w:val="0"/>
        </w:rPr>
        <w:t>effect</w:t>
      </w:r>
      <w:r w:rsidR="00592B2C">
        <w:rPr>
          <w:rFonts w:ascii="Times New Roman" w:hAnsi="Times New Roman"/>
          <w:kern w:val="0"/>
        </w:rPr>
        <w:t xml:space="preserve"> is </w:t>
      </w:r>
      <w:r w:rsidR="00624DDE">
        <w:rPr>
          <w:rFonts w:ascii="Times New Roman" w:hAnsi="Times New Roman"/>
          <w:kern w:val="0"/>
        </w:rPr>
        <w:t xml:space="preserve">not definitive. Thus, we will use this model </w:t>
      </w:r>
      <w:r w:rsidR="00542B3F">
        <w:rPr>
          <w:rFonts w:ascii="Times New Roman" w:hAnsi="Times New Roman"/>
          <w:kern w:val="0"/>
        </w:rPr>
        <w:t xml:space="preserve">as a robustness check, accounting for the potential uncertainty. We will be looking for </w:t>
      </w:r>
      <w:r w:rsidR="00B01503">
        <w:rPr>
          <w:rFonts w:ascii="Times New Roman" w:hAnsi="Times New Roman"/>
          <w:kern w:val="0"/>
        </w:rPr>
        <w:t>results that parallel</w:t>
      </w:r>
      <w:r w:rsidR="00075026">
        <w:rPr>
          <w:rFonts w:ascii="Times New Roman" w:hAnsi="Times New Roman"/>
          <w:kern w:val="0"/>
        </w:rPr>
        <w:t xml:space="preserve"> the results from Table 1</w:t>
      </w:r>
      <w:r w:rsidR="00D42AFD">
        <w:rPr>
          <w:rFonts w:ascii="Times New Roman" w:hAnsi="Times New Roman"/>
          <w:kern w:val="0"/>
        </w:rPr>
        <w:t xml:space="preserve">. </w:t>
      </w:r>
    </w:p>
    <w:p w14:paraId="0C20E1EC" w14:textId="77777777" w:rsidR="00EB3402" w:rsidRPr="00FC6324" w:rsidRDefault="00EB3402" w:rsidP="00EB3402">
      <w:pPr>
        <w:widowControl w:val="0"/>
        <w:autoSpaceDE w:val="0"/>
        <w:autoSpaceDN w:val="0"/>
        <w:adjustRightInd w:val="0"/>
        <w:spacing w:after="0" w:line="240" w:lineRule="auto"/>
        <w:rPr>
          <w:rFonts w:ascii="Times New Roman" w:hAnsi="Times New Roman"/>
          <w:kern w:val="0"/>
        </w:rPr>
      </w:pPr>
    </w:p>
    <w:p w14:paraId="6487DA46" w14:textId="77777777" w:rsidR="00EB3402" w:rsidRDefault="00EB3402" w:rsidP="00EB3402">
      <w:pPr>
        <w:widowControl w:val="0"/>
        <w:autoSpaceDE w:val="0"/>
        <w:autoSpaceDN w:val="0"/>
        <w:adjustRightInd w:val="0"/>
        <w:spacing w:after="0" w:line="240" w:lineRule="auto"/>
        <w:jc w:val="center"/>
        <w:rPr>
          <w:rFonts w:ascii="Times New Roman" w:hAnsi="Times New Roman"/>
          <w:kern w:val="0"/>
        </w:rPr>
      </w:pPr>
      <w:r w:rsidRPr="00FC6324">
        <w:rPr>
          <w:rFonts w:ascii="Times New Roman" w:hAnsi="Times New Roman"/>
          <w:kern w:val="0"/>
        </w:rPr>
        <w:t>Visual Dia</w:t>
      </w:r>
      <w:r>
        <w:rPr>
          <w:rFonts w:ascii="Times New Roman" w:hAnsi="Times New Roman"/>
          <w:kern w:val="0"/>
        </w:rPr>
        <w:t>g</w:t>
      </w:r>
      <w:r w:rsidRPr="00FC6324">
        <w:rPr>
          <w:rFonts w:ascii="Times New Roman" w:hAnsi="Times New Roman"/>
          <w:kern w:val="0"/>
        </w:rPr>
        <w:t>ram</w:t>
      </w:r>
    </w:p>
    <w:p w14:paraId="4ACD8A78" w14:textId="77777777" w:rsidR="00EB3402" w:rsidRDefault="00EB3402" w:rsidP="00EB3402">
      <w:pPr>
        <w:widowControl w:val="0"/>
        <w:autoSpaceDE w:val="0"/>
        <w:autoSpaceDN w:val="0"/>
        <w:adjustRightInd w:val="0"/>
        <w:spacing w:after="0" w:line="240" w:lineRule="auto"/>
        <w:jc w:val="center"/>
        <w:rPr>
          <w:rFonts w:ascii="Times New Roman" w:hAnsi="Times New Roman"/>
          <w:kern w:val="0"/>
        </w:rPr>
      </w:pPr>
    </w:p>
    <w:p w14:paraId="4A45EBAB" w14:textId="77777777" w:rsidR="00EB3402" w:rsidRPr="00FC6324" w:rsidRDefault="00AF25C1" w:rsidP="00EB3402">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pict w14:anchorId="537AF4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1pt;height:114.75pt" o:bordertopcolor="this" o:borderleftcolor="this" o:borderbottomcolor="this" o:borderrightcolor="this">
            <v:imagedata r:id="rId13" o:title="Screenshot 2025-11-04 095430"/>
            <w10:bordertop type="single" width="4"/>
            <w10:borderleft type="single" width="4"/>
            <w10:borderbottom type="single" width="4"/>
            <w10:borderright type="single" width="4"/>
          </v:shape>
        </w:pict>
      </w:r>
    </w:p>
    <w:p w14:paraId="776EE34C" w14:textId="77777777" w:rsidR="00EB3402" w:rsidRPr="00FC6324" w:rsidRDefault="00EB3402" w:rsidP="00EB3402">
      <w:pPr>
        <w:widowControl w:val="0"/>
        <w:autoSpaceDE w:val="0"/>
        <w:autoSpaceDN w:val="0"/>
        <w:adjustRightInd w:val="0"/>
        <w:spacing w:after="0" w:line="240" w:lineRule="auto"/>
        <w:rPr>
          <w:rFonts w:ascii="Times New Roman" w:hAnsi="Times New Roman"/>
          <w:kern w:val="0"/>
        </w:rPr>
      </w:pPr>
    </w:p>
    <w:p w14:paraId="7412D530" w14:textId="190E6202" w:rsidR="00EB3402" w:rsidRDefault="00EB3402" w:rsidP="00EB3402">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Here, </w:t>
      </w:r>
      <w:r w:rsidRPr="00FC6324">
        <w:rPr>
          <w:rFonts w:ascii="Times New Roman" w:hAnsi="Times New Roman"/>
          <w:i/>
          <w:iCs/>
          <w:kern w:val="0"/>
        </w:rPr>
        <w:t xml:space="preserve">A </w:t>
      </w:r>
      <w:r w:rsidRPr="00FC6324">
        <w:rPr>
          <w:rFonts w:ascii="Times New Roman" w:hAnsi="Times New Roman"/>
          <w:kern w:val="0"/>
        </w:rPr>
        <w:t xml:space="preserve">represents the effect of physical activity on stress, </w:t>
      </w:r>
      <w:r w:rsidRPr="00FC6324">
        <w:rPr>
          <w:rFonts w:ascii="Times New Roman" w:hAnsi="Times New Roman"/>
          <w:i/>
          <w:iCs/>
          <w:kern w:val="0"/>
        </w:rPr>
        <w:t xml:space="preserve">B </w:t>
      </w:r>
      <w:r w:rsidRPr="00FC6324">
        <w:rPr>
          <w:rFonts w:ascii="Times New Roman" w:hAnsi="Times New Roman"/>
          <w:kern w:val="0"/>
        </w:rPr>
        <w:t xml:space="preserve">is the direct effect of physical activity on sleep, and </w:t>
      </w:r>
      <w:r w:rsidRPr="00FC6324">
        <w:rPr>
          <w:rFonts w:ascii="Times New Roman" w:hAnsi="Times New Roman"/>
          <w:i/>
          <w:iCs/>
          <w:kern w:val="0"/>
        </w:rPr>
        <w:t xml:space="preserve">C </w:t>
      </w:r>
      <w:r w:rsidRPr="00FC6324">
        <w:rPr>
          <w:rFonts w:ascii="Times New Roman" w:hAnsi="Times New Roman"/>
          <w:kern w:val="0"/>
        </w:rPr>
        <w:t>is the effect of stress on sleep.</w:t>
      </w:r>
      <w:r w:rsidR="00B01503">
        <w:rPr>
          <w:rFonts w:ascii="Times New Roman" w:hAnsi="Times New Roman"/>
          <w:kern w:val="0"/>
        </w:rPr>
        <w:t xml:space="preserve"> </w:t>
      </w:r>
      <w:r>
        <w:rPr>
          <w:rFonts w:ascii="Times New Roman" w:hAnsi="Times New Roman"/>
          <w:kern w:val="0"/>
        </w:rPr>
        <w:t xml:space="preserve">The GSEM model models this relationship in the form of multiple regressions. </w:t>
      </w:r>
    </w:p>
    <w:p w14:paraId="6669A8E4" w14:textId="77777777" w:rsidR="00D42AFD" w:rsidRDefault="00D42AFD" w:rsidP="00FC6324">
      <w:pPr>
        <w:widowControl w:val="0"/>
        <w:autoSpaceDE w:val="0"/>
        <w:autoSpaceDN w:val="0"/>
        <w:adjustRightInd w:val="0"/>
        <w:spacing w:after="0" w:line="240" w:lineRule="auto"/>
        <w:rPr>
          <w:rFonts w:ascii="Times New Roman" w:hAnsi="Times New Roman"/>
          <w:kern w:val="0"/>
        </w:rPr>
      </w:pPr>
    </w:p>
    <w:p w14:paraId="0789F026" w14:textId="49F1FFF3" w:rsidR="000319C6" w:rsidDel="00F02E7F" w:rsidRDefault="00293E11" w:rsidP="00FC6324">
      <w:pPr>
        <w:widowControl w:val="0"/>
        <w:autoSpaceDE w:val="0"/>
        <w:autoSpaceDN w:val="0"/>
        <w:adjustRightInd w:val="0"/>
        <w:spacing w:after="0" w:line="240" w:lineRule="auto"/>
        <w:rPr>
          <w:del w:id="32" w:author="Maurice MacDonald" w:date="2025-11-10T11:53:00Z"/>
          <w:rFonts w:ascii="Times New Roman" w:hAnsi="Times New Roman"/>
          <w:kern w:val="0"/>
        </w:rPr>
      </w:pPr>
      <w:r>
        <w:rPr>
          <w:rFonts w:ascii="Times New Roman" w:hAnsi="Times New Roman"/>
          <w:kern w:val="0"/>
        </w:rPr>
        <w:t xml:space="preserve">Results </w:t>
      </w:r>
      <w:r w:rsidR="00D42AFD">
        <w:rPr>
          <w:rFonts w:ascii="Times New Roman" w:hAnsi="Times New Roman"/>
          <w:kern w:val="0"/>
        </w:rPr>
        <w:t xml:space="preserve">from the GSEM model </w:t>
      </w:r>
      <w:r>
        <w:rPr>
          <w:rFonts w:ascii="Times New Roman" w:hAnsi="Times New Roman"/>
          <w:kern w:val="0"/>
        </w:rPr>
        <w:t>indicate that more intense physical activity is associated with lower levels of stress</w:t>
      </w:r>
      <w:r w:rsidR="002B6A95">
        <w:rPr>
          <w:rFonts w:ascii="Times New Roman" w:hAnsi="Times New Roman"/>
          <w:kern w:val="0"/>
        </w:rPr>
        <w:t xml:space="preserve">. </w:t>
      </w:r>
      <w:r w:rsidR="00BE122D">
        <w:rPr>
          <w:rFonts w:ascii="Times New Roman" w:hAnsi="Times New Roman"/>
          <w:kern w:val="0"/>
        </w:rPr>
        <w:t xml:space="preserve">Frequency of physical activity </w:t>
      </w:r>
      <w:r w:rsidR="00EB4116">
        <w:rPr>
          <w:rFonts w:ascii="Times New Roman" w:hAnsi="Times New Roman"/>
          <w:kern w:val="0"/>
        </w:rPr>
        <w:t xml:space="preserve">shows a smaller and less clear relationship with </w:t>
      </w:r>
      <w:r w:rsidR="00441C37">
        <w:rPr>
          <w:rFonts w:ascii="Times New Roman" w:hAnsi="Times New Roman"/>
          <w:kern w:val="0"/>
        </w:rPr>
        <w:t>stress</w:t>
      </w:r>
      <w:r w:rsidR="00BE122D">
        <w:rPr>
          <w:rFonts w:ascii="Times New Roman" w:hAnsi="Times New Roman"/>
          <w:kern w:val="0"/>
        </w:rPr>
        <w:t xml:space="preserve">. </w:t>
      </w:r>
      <w:r w:rsidR="001E4213" w:rsidRPr="001E4213">
        <w:rPr>
          <w:rFonts w:ascii="Times New Roman" w:hAnsi="Times New Roman"/>
          <w:kern w:val="0"/>
        </w:rPr>
        <w:t>Due to very little variation in the stress variable, standard errors could not be estimated</w:t>
      </w:r>
      <w:r w:rsidR="001E4213">
        <w:rPr>
          <w:rFonts w:ascii="Times New Roman" w:hAnsi="Times New Roman"/>
          <w:kern w:val="0"/>
        </w:rPr>
        <w:t xml:space="preserve"> accurately</w:t>
      </w:r>
      <w:r w:rsidR="001E4213" w:rsidRPr="001E4213">
        <w:rPr>
          <w:rFonts w:ascii="Times New Roman" w:hAnsi="Times New Roman"/>
          <w:kern w:val="0"/>
        </w:rPr>
        <w:t>, so statistical significance for the stress predictors cannot be formally assessed.</w:t>
      </w:r>
      <w:r w:rsidR="001E4213">
        <w:rPr>
          <w:rFonts w:ascii="Times New Roman" w:hAnsi="Times New Roman"/>
          <w:kern w:val="0"/>
        </w:rPr>
        <w:t xml:space="preserve"> With sleep as the outcome, higher</w:t>
      </w:r>
      <w:r w:rsidR="002B6A95">
        <w:rPr>
          <w:rFonts w:ascii="Times New Roman" w:hAnsi="Times New Roman"/>
          <w:kern w:val="0"/>
        </w:rPr>
        <w:t xml:space="preserve"> stress </w:t>
      </w:r>
      <w:r w:rsidR="00EF0B4E">
        <w:rPr>
          <w:rFonts w:ascii="Times New Roman" w:hAnsi="Times New Roman"/>
          <w:kern w:val="0"/>
        </w:rPr>
        <w:t xml:space="preserve">and worse self-reported health </w:t>
      </w:r>
      <w:r w:rsidR="002B6A95">
        <w:rPr>
          <w:rFonts w:ascii="Times New Roman" w:hAnsi="Times New Roman"/>
          <w:kern w:val="0"/>
        </w:rPr>
        <w:t xml:space="preserve">predict </w:t>
      </w:r>
      <w:r w:rsidR="0010483A">
        <w:rPr>
          <w:rFonts w:ascii="Times New Roman" w:hAnsi="Times New Roman"/>
          <w:kern w:val="0"/>
        </w:rPr>
        <w:t xml:space="preserve">a higher likelihood of restless sleep. The direct effect of physical activity </w:t>
      </w:r>
      <w:r w:rsidR="00540063">
        <w:rPr>
          <w:rFonts w:ascii="Times New Roman" w:hAnsi="Times New Roman"/>
          <w:kern w:val="0"/>
        </w:rPr>
        <w:t xml:space="preserve">on restless sleep remains significant even after accounting for stress. </w:t>
      </w:r>
      <w:r w:rsidR="00865CB8">
        <w:rPr>
          <w:rFonts w:ascii="Times New Roman" w:hAnsi="Times New Roman"/>
          <w:kern w:val="0"/>
        </w:rPr>
        <w:t>Age showed a slightly positive relationship with stres</w:t>
      </w:r>
      <w:r w:rsidR="008D1A29">
        <w:rPr>
          <w:rFonts w:ascii="Times New Roman" w:hAnsi="Times New Roman"/>
          <w:kern w:val="0"/>
        </w:rPr>
        <w:t>s</w:t>
      </w:r>
      <w:r w:rsidR="00F036A0">
        <w:rPr>
          <w:rFonts w:ascii="Times New Roman" w:hAnsi="Times New Roman"/>
          <w:kern w:val="0"/>
        </w:rPr>
        <w:t xml:space="preserve"> and a negative relationship with restless sleep</w:t>
      </w:r>
      <w:r w:rsidR="000319C6">
        <w:rPr>
          <w:rFonts w:ascii="Times New Roman" w:hAnsi="Times New Roman"/>
          <w:kern w:val="0"/>
        </w:rPr>
        <w:t xml:space="preserve">. </w:t>
      </w:r>
      <w:r w:rsidR="00F036A0">
        <w:rPr>
          <w:rFonts w:ascii="Times New Roman" w:hAnsi="Times New Roman"/>
          <w:kern w:val="0"/>
        </w:rPr>
        <w:t xml:space="preserve">This suggests that older individuals </w:t>
      </w:r>
      <w:r w:rsidR="002B09EF">
        <w:rPr>
          <w:rFonts w:ascii="Times New Roman" w:hAnsi="Times New Roman"/>
          <w:kern w:val="0"/>
        </w:rPr>
        <w:t>are likely to experience</w:t>
      </w:r>
      <w:r w:rsidR="00F036A0">
        <w:rPr>
          <w:rFonts w:ascii="Times New Roman" w:hAnsi="Times New Roman"/>
          <w:kern w:val="0"/>
        </w:rPr>
        <w:t xml:space="preserve"> higher stress </w:t>
      </w:r>
      <w:del w:id="33" w:author="Maurice MacDonald" w:date="2025-11-10T11:53:00Z">
        <w:r w:rsidR="00F036A0" w:rsidDel="00425CE2">
          <w:rPr>
            <w:rFonts w:ascii="Times New Roman" w:hAnsi="Times New Roman"/>
            <w:kern w:val="0"/>
          </w:rPr>
          <w:delText xml:space="preserve">and more </w:delText>
        </w:r>
      </w:del>
      <w:ins w:id="34" w:author="Maurice MacDonald" w:date="2025-11-10T11:53:00Z">
        <w:r w:rsidR="00425CE2">
          <w:rPr>
            <w:rFonts w:ascii="Times New Roman" w:hAnsi="Times New Roman"/>
            <w:kern w:val="0"/>
          </w:rPr>
          <w:t xml:space="preserve">but less </w:t>
        </w:r>
      </w:ins>
      <w:commentRangeStart w:id="35"/>
      <w:r w:rsidR="00F036A0">
        <w:rPr>
          <w:rFonts w:ascii="Times New Roman" w:hAnsi="Times New Roman"/>
          <w:kern w:val="0"/>
        </w:rPr>
        <w:t>restless</w:t>
      </w:r>
      <w:commentRangeEnd w:id="35"/>
      <w:r w:rsidR="00134090">
        <w:rPr>
          <w:rStyle w:val="CommentReference"/>
        </w:rPr>
        <w:commentReference w:id="35"/>
      </w:r>
      <w:r w:rsidR="00F036A0">
        <w:rPr>
          <w:rFonts w:ascii="Times New Roman" w:hAnsi="Times New Roman"/>
          <w:kern w:val="0"/>
        </w:rPr>
        <w:t xml:space="preserve"> sleep. </w:t>
      </w:r>
      <w:r w:rsidR="000319C6">
        <w:rPr>
          <w:rFonts w:ascii="Times New Roman" w:hAnsi="Times New Roman"/>
          <w:kern w:val="0"/>
        </w:rPr>
        <w:t xml:space="preserve">Overall, the results from the GSEM model </w:t>
      </w:r>
      <w:r w:rsidR="006B371C">
        <w:rPr>
          <w:rFonts w:ascii="Times New Roman" w:hAnsi="Times New Roman"/>
          <w:kern w:val="0"/>
        </w:rPr>
        <w:t xml:space="preserve">support the hypothesis and show that stress is a </w:t>
      </w:r>
      <w:r w:rsidR="00EF0B4E">
        <w:rPr>
          <w:rFonts w:ascii="Times New Roman" w:hAnsi="Times New Roman"/>
          <w:kern w:val="0"/>
        </w:rPr>
        <w:t>potential</w:t>
      </w:r>
      <w:r w:rsidR="006B371C">
        <w:rPr>
          <w:rFonts w:ascii="Times New Roman" w:hAnsi="Times New Roman"/>
          <w:kern w:val="0"/>
        </w:rPr>
        <w:t xml:space="preserve"> mediator. </w:t>
      </w:r>
      <w:r w:rsidR="00686BAC">
        <w:rPr>
          <w:rFonts w:ascii="Times New Roman" w:hAnsi="Times New Roman"/>
          <w:kern w:val="0"/>
        </w:rPr>
        <w:t>It also parallels Table 1’s findings that intensity of physical activity is of higher significance in retiree well-</w:t>
      </w:r>
      <w:proofErr w:type="spellStart"/>
      <w:r w:rsidR="00686BAC">
        <w:rPr>
          <w:rFonts w:ascii="Times New Roman" w:hAnsi="Times New Roman"/>
          <w:kern w:val="0"/>
        </w:rPr>
        <w:t>being.</w:t>
      </w:r>
      <w:del w:id="36" w:author="Maurice MacDonald" w:date="2025-11-10T11:53:00Z">
        <w:r w:rsidR="00686BAC" w:rsidDel="00F02E7F">
          <w:rPr>
            <w:rFonts w:ascii="Times New Roman" w:hAnsi="Times New Roman"/>
            <w:kern w:val="0"/>
          </w:rPr>
          <w:delText xml:space="preserve"> </w:delText>
        </w:r>
      </w:del>
    </w:p>
    <w:p w14:paraId="7DDC7955" w14:textId="77777777" w:rsidR="00117176" w:rsidDel="00F02E7F" w:rsidRDefault="00117176" w:rsidP="00117176">
      <w:pPr>
        <w:widowControl w:val="0"/>
        <w:autoSpaceDE w:val="0"/>
        <w:autoSpaceDN w:val="0"/>
        <w:adjustRightInd w:val="0"/>
        <w:spacing w:after="0" w:line="240" w:lineRule="auto"/>
        <w:rPr>
          <w:del w:id="37" w:author="Maurice MacDonald" w:date="2025-11-10T11:53:00Z"/>
          <w:rFonts w:ascii="Times New Roman" w:hAnsi="Times New Roman"/>
          <w:kern w:val="0"/>
        </w:rPr>
      </w:pPr>
    </w:p>
    <w:p w14:paraId="4F0FA580" w14:textId="741E4B59" w:rsidR="007D47E8" w:rsidRDefault="009D427D" w:rsidP="007D47E8">
      <w:pPr>
        <w:keepNext/>
        <w:widowControl w:val="0"/>
        <w:autoSpaceDE w:val="0"/>
        <w:autoSpaceDN w:val="0"/>
        <w:adjustRightInd w:val="0"/>
        <w:spacing w:after="0" w:line="240" w:lineRule="auto"/>
        <w:rPr>
          <w:rFonts w:ascii="Times New Roman" w:hAnsi="Times New Roman"/>
          <w:kern w:val="0"/>
        </w:rPr>
      </w:pPr>
      <w:r>
        <w:rPr>
          <w:rFonts w:ascii="Times New Roman" w:hAnsi="Times New Roman"/>
          <w:kern w:val="0"/>
        </w:rPr>
        <w:lastRenderedPageBreak/>
        <w:t>Model</w:t>
      </w:r>
      <w:proofErr w:type="spellEnd"/>
      <w:r>
        <w:rPr>
          <w:rFonts w:ascii="Times New Roman" w:hAnsi="Times New Roman"/>
          <w:kern w:val="0"/>
        </w:rPr>
        <w:t xml:space="preserve"> 2: </w:t>
      </w:r>
      <w:r w:rsidR="007D47E8">
        <w:rPr>
          <w:rFonts w:ascii="Times New Roman" w:hAnsi="Times New Roman"/>
          <w:kern w:val="0"/>
        </w:rPr>
        <w:t>GSEM Results</w:t>
      </w:r>
      <w:r>
        <w:rPr>
          <w:rFonts w:ascii="Times New Roman" w:hAnsi="Times New Roman"/>
          <w:kern w:val="0"/>
        </w:rPr>
        <w:t xml:space="preserve"> -</w:t>
      </w:r>
      <w:r w:rsidR="007D47E8">
        <w:rPr>
          <w:rFonts w:ascii="Times New Roman" w:hAnsi="Times New Roman"/>
          <w:kern w:val="0"/>
        </w:rPr>
        <w:t xml:space="preserve"> Mediation of Stress between P</w:t>
      </w:r>
      <w:r>
        <w:rPr>
          <w:rFonts w:ascii="Times New Roman" w:hAnsi="Times New Roman"/>
          <w:kern w:val="0"/>
        </w:rPr>
        <w:t>A</w:t>
      </w:r>
      <w:r w:rsidR="007D47E8">
        <w:rPr>
          <w:rFonts w:ascii="Times New Roman" w:hAnsi="Times New Roman"/>
          <w:kern w:val="0"/>
        </w:rPr>
        <w:t xml:space="preserve"> and Sleep</w:t>
      </w:r>
    </w:p>
    <w:tbl>
      <w:tblPr>
        <w:tblpPr w:leftFromText="180" w:rightFromText="180" w:vertAnchor="text" w:tblpY="1"/>
        <w:tblOverlap w:val="never"/>
        <w:tblW w:w="0" w:type="auto"/>
        <w:tblLayout w:type="fixed"/>
        <w:tblLook w:val="0000" w:firstRow="0" w:lastRow="0" w:firstColumn="0" w:lastColumn="0" w:noHBand="0" w:noVBand="0"/>
      </w:tblPr>
      <w:tblGrid>
        <w:gridCol w:w="2616"/>
        <w:gridCol w:w="2016"/>
      </w:tblGrid>
      <w:tr w:rsidR="007D47E8" w14:paraId="183343CE" w14:textId="77777777" w:rsidTr="008D1A29">
        <w:tc>
          <w:tcPr>
            <w:tcW w:w="2616" w:type="dxa"/>
            <w:tcBorders>
              <w:top w:val="single" w:sz="4" w:space="0" w:color="auto"/>
              <w:left w:val="nil"/>
              <w:bottom w:val="nil"/>
              <w:right w:val="nil"/>
            </w:tcBorders>
          </w:tcPr>
          <w:p w14:paraId="264D0ED8"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single" w:sz="4" w:space="0" w:color="auto"/>
              <w:left w:val="nil"/>
              <w:bottom w:val="nil"/>
              <w:right w:val="nil"/>
            </w:tcBorders>
          </w:tcPr>
          <w:p w14:paraId="753F4B28"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(1)</w:t>
            </w:r>
          </w:p>
        </w:tc>
      </w:tr>
      <w:tr w:rsidR="007D47E8" w14:paraId="1481B0B4" w14:textId="77777777" w:rsidTr="008D1A29">
        <w:tc>
          <w:tcPr>
            <w:tcW w:w="2616" w:type="dxa"/>
            <w:tcBorders>
              <w:top w:val="nil"/>
              <w:left w:val="nil"/>
              <w:bottom w:val="nil"/>
              <w:right w:val="nil"/>
            </w:tcBorders>
          </w:tcPr>
          <w:p w14:paraId="01BCFC7F"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4A2F52A0"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Logit Coefficients</w:t>
            </w:r>
          </w:p>
        </w:tc>
      </w:tr>
      <w:tr w:rsidR="007D47E8" w14:paraId="3DAA988D" w14:textId="77777777" w:rsidTr="008D1A29">
        <w:tc>
          <w:tcPr>
            <w:tcW w:w="2616" w:type="dxa"/>
            <w:tcBorders>
              <w:top w:val="single" w:sz="4" w:space="0" w:color="auto"/>
              <w:left w:val="nil"/>
              <w:bottom w:val="nil"/>
              <w:right w:val="nil"/>
            </w:tcBorders>
          </w:tcPr>
          <w:p w14:paraId="4E649513"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 xml:space="preserve">RECODE of </w:t>
            </w:r>
            <w:proofErr w:type="spellStart"/>
            <w:r>
              <w:rPr>
                <w:rFonts w:ascii="Times New Roman" w:hAnsi="Times New Roman"/>
                <w:kern w:val="0"/>
              </w:rPr>
              <w:t>rlbonchrstr</w:t>
            </w:r>
            <w:proofErr w:type="spellEnd"/>
          </w:p>
        </w:tc>
        <w:tc>
          <w:tcPr>
            <w:tcW w:w="2016" w:type="dxa"/>
            <w:tcBorders>
              <w:top w:val="single" w:sz="4" w:space="0" w:color="auto"/>
              <w:left w:val="nil"/>
              <w:bottom w:val="nil"/>
              <w:right w:val="nil"/>
            </w:tcBorders>
          </w:tcPr>
          <w:p w14:paraId="03B7CFC6"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670D0842" w14:textId="77777777" w:rsidTr="008D1A29">
        <w:tc>
          <w:tcPr>
            <w:tcW w:w="2616" w:type="dxa"/>
            <w:tcBorders>
              <w:top w:val="nil"/>
              <w:left w:val="nil"/>
              <w:bottom w:val="nil"/>
              <w:right w:val="nil"/>
            </w:tcBorders>
          </w:tcPr>
          <w:p w14:paraId="54AB26D9" w14:textId="77777777" w:rsidR="007D47E8" w:rsidRDefault="007D47E8" w:rsidP="008D1A29">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freqPA</w:t>
            </w:r>
            <w:proofErr w:type="spellEnd"/>
          </w:p>
        </w:tc>
        <w:tc>
          <w:tcPr>
            <w:tcW w:w="2016" w:type="dxa"/>
            <w:tcBorders>
              <w:top w:val="nil"/>
              <w:left w:val="nil"/>
              <w:bottom w:val="nil"/>
              <w:right w:val="nil"/>
            </w:tcBorders>
          </w:tcPr>
          <w:p w14:paraId="44FE3391"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1.620</w:t>
            </w:r>
          </w:p>
        </w:tc>
      </w:tr>
      <w:tr w:rsidR="007D47E8" w14:paraId="251D6112" w14:textId="77777777" w:rsidTr="008D1A29">
        <w:tc>
          <w:tcPr>
            <w:tcW w:w="2616" w:type="dxa"/>
            <w:tcBorders>
              <w:top w:val="nil"/>
              <w:left w:val="nil"/>
              <w:bottom w:val="nil"/>
              <w:right w:val="nil"/>
            </w:tcBorders>
          </w:tcPr>
          <w:p w14:paraId="7A02A9DC"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533B4D9D"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w:t>
            </w:r>
          </w:p>
        </w:tc>
      </w:tr>
      <w:tr w:rsidR="007D47E8" w14:paraId="4E351084" w14:textId="77777777" w:rsidTr="008D1A29">
        <w:tc>
          <w:tcPr>
            <w:tcW w:w="2616" w:type="dxa"/>
            <w:tcBorders>
              <w:top w:val="nil"/>
              <w:left w:val="nil"/>
              <w:bottom w:val="nil"/>
              <w:right w:val="nil"/>
            </w:tcBorders>
          </w:tcPr>
          <w:p w14:paraId="7321ABA1"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6DC23340"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6F71980A" w14:textId="77777777" w:rsidTr="008D1A29">
        <w:tc>
          <w:tcPr>
            <w:tcW w:w="2616" w:type="dxa"/>
            <w:tcBorders>
              <w:top w:val="nil"/>
              <w:left w:val="nil"/>
              <w:bottom w:val="nil"/>
              <w:right w:val="nil"/>
            </w:tcBorders>
          </w:tcPr>
          <w:p w14:paraId="64C771F1" w14:textId="77777777" w:rsidR="007D47E8" w:rsidRDefault="007D47E8" w:rsidP="008D1A29">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intensityPA</w:t>
            </w:r>
            <w:proofErr w:type="spellEnd"/>
          </w:p>
        </w:tc>
        <w:tc>
          <w:tcPr>
            <w:tcW w:w="2016" w:type="dxa"/>
            <w:tcBorders>
              <w:top w:val="nil"/>
              <w:left w:val="nil"/>
              <w:bottom w:val="nil"/>
              <w:right w:val="nil"/>
            </w:tcBorders>
          </w:tcPr>
          <w:p w14:paraId="526B0A29"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-5.360</w:t>
            </w:r>
          </w:p>
        </w:tc>
      </w:tr>
      <w:tr w:rsidR="007D47E8" w14:paraId="155DA792" w14:textId="77777777" w:rsidTr="008D1A29">
        <w:tc>
          <w:tcPr>
            <w:tcW w:w="2616" w:type="dxa"/>
            <w:tcBorders>
              <w:top w:val="nil"/>
              <w:left w:val="nil"/>
              <w:bottom w:val="nil"/>
              <w:right w:val="nil"/>
            </w:tcBorders>
          </w:tcPr>
          <w:p w14:paraId="73E2ACF8"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5A129151"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w:t>
            </w:r>
          </w:p>
        </w:tc>
      </w:tr>
      <w:tr w:rsidR="007D47E8" w14:paraId="7D5767A0" w14:textId="77777777" w:rsidTr="008D1A29">
        <w:tc>
          <w:tcPr>
            <w:tcW w:w="2616" w:type="dxa"/>
            <w:tcBorders>
              <w:top w:val="nil"/>
              <w:left w:val="nil"/>
              <w:bottom w:val="nil"/>
              <w:right w:val="nil"/>
            </w:tcBorders>
          </w:tcPr>
          <w:p w14:paraId="44F24908"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1DE88C34"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32BBC333" w14:textId="77777777" w:rsidTr="008D1A29">
        <w:tc>
          <w:tcPr>
            <w:tcW w:w="2616" w:type="dxa"/>
            <w:tcBorders>
              <w:top w:val="nil"/>
              <w:left w:val="nil"/>
              <w:bottom w:val="nil"/>
              <w:right w:val="nil"/>
            </w:tcBorders>
          </w:tcPr>
          <w:p w14:paraId="1D2F62EF" w14:textId="77777777" w:rsidR="007D47E8" w:rsidRDefault="007D47E8" w:rsidP="008D1A29">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rshlt</w:t>
            </w:r>
            <w:proofErr w:type="spellEnd"/>
          </w:p>
        </w:tc>
        <w:tc>
          <w:tcPr>
            <w:tcW w:w="2016" w:type="dxa"/>
            <w:tcBorders>
              <w:top w:val="nil"/>
              <w:left w:val="nil"/>
              <w:bottom w:val="nil"/>
              <w:right w:val="nil"/>
            </w:tcBorders>
          </w:tcPr>
          <w:p w14:paraId="3DF31D67"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0.890</w:t>
            </w:r>
          </w:p>
        </w:tc>
      </w:tr>
      <w:tr w:rsidR="007D47E8" w14:paraId="5D96EE22" w14:textId="77777777" w:rsidTr="008D1A29">
        <w:tc>
          <w:tcPr>
            <w:tcW w:w="2616" w:type="dxa"/>
            <w:tcBorders>
              <w:top w:val="nil"/>
              <w:left w:val="nil"/>
              <w:bottom w:val="nil"/>
              <w:right w:val="nil"/>
            </w:tcBorders>
          </w:tcPr>
          <w:p w14:paraId="683C39A4"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697C38AB"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w:t>
            </w:r>
          </w:p>
        </w:tc>
      </w:tr>
      <w:tr w:rsidR="007D47E8" w14:paraId="6BFF51A5" w14:textId="77777777" w:rsidTr="008D1A29">
        <w:tc>
          <w:tcPr>
            <w:tcW w:w="2616" w:type="dxa"/>
            <w:tcBorders>
              <w:top w:val="nil"/>
              <w:left w:val="nil"/>
              <w:bottom w:val="nil"/>
              <w:right w:val="nil"/>
            </w:tcBorders>
          </w:tcPr>
          <w:p w14:paraId="023A6B6B"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16378BEA"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7BE45F84" w14:textId="77777777" w:rsidTr="008D1A29">
        <w:tc>
          <w:tcPr>
            <w:tcW w:w="2616" w:type="dxa"/>
            <w:tcBorders>
              <w:top w:val="nil"/>
              <w:left w:val="nil"/>
              <w:bottom w:val="nil"/>
              <w:right w:val="nil"/>
            </w:tcBorders>
          </w:tcPr>
          <w:p w14:paraId="3CEC1C48" w14:textId="77777777" w:rsidR="007D47E8" w:rsidRDefault="007D47E8" w:rsidP="008D1A29">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ragey_e</w:t>
            </w:r>
            <w:proofErr w:type="spellEnd"/>
          </w:p>
        </w:tc>
        <w:tc>
          <w:tcPr>
            <w:tcW w:w="2016" w:type="dxa"/>
            <w:tcBorders>
              <w:top w:val="nil"/>
              <w:left w:val="nil"/>
              <w:bottom w:val="nil"/>
              <w:right w:val="nil"/>
            </w:tcBorders>
          </w:tcPr>
          <w:p w14:paraId="4905BB04"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0.032</w:t>
            </w:r>
          </w:p>
        </w:tc>
      </w:tr>
      <w:tr w:rsidR="007D47E8" w14:paraId="3C3A0770" w14:textId="77777777" w:rsidTr="008D1A29">
        <w:tc>
          <w:tcPr>
            <w:tcW w:w="2616" w:type="dxa"/>
            <w:tcBorders>
              <w:top w:val="nil"/>
              <w:left w:val="nil"/>
              <w:bottom w:val="nil"/>
              <w:right w:val="nil"/>
            </w:tcBorders>
          </w:tcPr>
          <w:p w14:paraId="03314DB5"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157ECAE2"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w:t>
            </w:r>
          </w:p>
        </w:tc>
      </w:tr>
      <w:tr w:rsidR="007D47E8" w14:paraId="25069FA9" w14:textId="77777777" w:rsidTr="008D1A29">
        <w:tc>
          <w:tcPr>
            <w:tcW w:w="2616" w:type="dxa"/>
            <w:tcBorders>
              <w:top w:val="nil"/>
              <w:left w:val="nil"/>
              <w:bottom w:val="nil"/>
              <w:right w:val="nil"/>
            </w:tcBorders>
          </w:tcPr>
          <w:p w14:paraId="193C1B2C"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31EB2567"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5A6536E8" w14:textId="77777777" w:rsidTr="008D1A29">
        <w:tc>
          <w:tcPr>
            <w:tcW w:w="2616" w:type="dxa"/>
            <w:tcBorders>
              <w:top w:val="nil"/>
              <w:left w:val="nil"/>
              <w:bottom w:val="nil"/>
              <w:right w:val="nil"/>
            </w:tcBorders>
          </w:tcPr>
          <w:p w14:paraId="0A27D590"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Constant</w:t>
            </w:r>
          </w:p>
        </w:tc>
        <w:tc>
          <w:tcPr>
            <w:tcW w:w="2016" w:type="dxa"/>
            <w:tcBorders>
              <w:top w:val="nil"/>
              <w:left w:val="nil"/>
              <w:bottom w:val="nil"/>
              <w:right w:val="nil"/>
            </w:tcBorders>
          </w:tcPr>
          <w:p w14:paraId="3538AD82"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21.961</w:t>
            </w:r>
          </w:p>
        </w:tc>
      </w:tr>
      <w:tr w:rsidR="007D47E8" w14:paraId="6F5461EE" w14:textId="77777777" w:rsidTr="008D1A29">
        <w:tc>
          <w:tcPr>
            <w:tcW w:w="2616" w:type="dxa"/>
            <w:tcBorders>
              <w:top w:val="nil"/>
              <w:left w:val="nil"/>
              <w:bottom w:val="nil"/>
              <w:right w:val="nil"/>
            </w:tcBorders>
          </w:tcPr>
          <w:p w14:paraId="77F84496"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0A6C1453"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w:t>
            </w:r>
          </w:p>
        </w:tc>
      </w:tr>
      <w:tr w:rsidR="007D47E8" w14:paraId="6ED9FA13" w14:textId="77777777" w:rsidTr="008D1A29">
        <w:tc>
          <w:tcPr>
            <w:tcW w:w="2616" w:type="dxa"/>
            <w:tcBorders>
              <w:top w:val="single" w:sz="4" w:space="0" w:color="auto"/>
              <w:left w:val="nil"/>
              <w:bottom w:val="nil"/>
              <w:right w:val="nil"/>
            </w:tcBorders>
          </w:tcPr>
          <w:p w14:paraId="133DE6FE" w14:textId="77777777" w:rsidR="007D47E8" w:rsidRDefault="007D47E8" w:rsidP="008D1A29">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rsleepr</w:t>
            </w:r>
            <w:proofErr w:type="spellEnd"/>
          </w:p>
        </w:tc>
        <w:tc>
          <w:tcPr>
            <w:tcW w:w="2016" w:type="dxa"/>
            <w:tcBorders>
              <w:top w:val="single" w:sz="4" w:space="0" w:color="auto"/>
              <w:left w:val="nil"/>
              <w:bottom w:val="nil"/>
              <w:right w:val="nil"/>
            </w:tcBorders>
          </w:tcPr>
          <w:p w14:paraId="48D357BE"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450479D7" w14:textId="77777777" w:rsidTr="008D1A29">
        <w:tc>
          <w:tcPr>
            <w:tcW w:w="2616" w:type="dxa"/>
            <w:tcBorders>
              <w:top w:val="nil"/>
              <w:left w:val="nil"/>
              <w:bottom w:val="nil"/>
              <w:right w:val="nil"/>
            </w:tcBorders>
          </w:tcPr>
          <w:p w14:paraId="3B5B93E1"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 xml:space="preserve">RECODE of </w:t>
            </w:r>
            <w:proofErr w:type="spellStart"/>
            <w:r>
              <w:rPr>
                <w:rFonts w:ascii="Times New Roman" w:hAnsi="Times New Roman"/>
                <w:kern w:val="0"/>
              </w:rPr>
              <w:t>rlbonchrstr</w:t>
            </w:r>
            <w:proofErr w:type="spellEnd"/>
          </w:p>
        </w:tc>
        <w:tc>
          <w:tcPr>
            <w:tcW w:w="2016" w:type="dxa"/>
            <w:tcBorders>
              <w:top w:val="nil"/>
              <w:left w:val="nil"/>
              <w:bottom w:val="nil"/>
              <w:right w:val="nil"/>
            </w:tcBorders>
          </w:tcPr>
          <w:p w14:paraId="4344E4A6"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0.520</w:t>
            </w:r>
            <w:r>
              <w:rPr>
                <w:rFonts w:ascii="Times New Roman" w:hAnsi="Times New Roman"/>
                <w:kern w:val="0"/>
                <w:vertAlign w:val="superscript"/>
              </w:rPr>
              <w:t>***</w:t>
            </w:r>
          </w:p>
        </w:tc>
      </w:tr>
      <w:tr w:rsidR="007D47E8" w14:paraId="25070360" w14:textId="77777777" w:rsidTr="008D1A29">
        <w:tc>
          <w:tcPr>
            <w:tcW w:w="2616" w:type="dxa"/>
            <w:tcBorders>
              <w:top w:val="nil"/>
              <w:left w:val="nil"/>
              <w:bottom w:val="nil"/>
              <w:right w:val="nil"/>
            </w:tcBorders>
          </w:tcPr>
          <w:p w14:paraId="57C2F629"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6D6A608D"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(0.040)</w:t>
            </w:r>
          </w:p>
        </w:tc>
      </w:tr>
      <w:tr w:rsidR="007D47E8" w14:paraId="154AF9E5" w14:textId="77777777" w:rsidTr="008D1A29">
        <w:tc>
          <w:tcPr>
            <w:tcW w:w="2616" w:type="dxa"/>
            <w:tcBorders>
              <w:top w:val="nil"/>
              <w:left w:val="nil"/>
              <w:bottom w:val="nil"/>
              <w:right w:val="nil"/>
            </w:tcBorders>
          </w:tcPr>
          <w:p w14:paraId="191940FC"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78DEC57B"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4B13ECDA" w14:textId="77777777" w:rsidTr="008D1A29">
        <w:tc>
          <w:tcPr>
            <w:tcW w:w="2616" w:type="dxa"/>
            <w:tcBorders>
              <w:top w:val="nil"/>
              <w:left w:val="nil"/>
              <w:bottom w:val="nil"/>
              <w:right w:val="nil"/>
            </w:tcBorders>
          </w:tcPr>
          <w:p w14:paraId="7861838E" w14:textId="77777777" w:rsidR="007D47E8" w:rsidRDefault="007D47E8" w:rsidP="008D1A29">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freqPA</w:t>
            </w:r>
            <w:proofErr w:type="spellEnd"/>
          </w:p>
        </w:tc>
        <w:tc>
          <w:tcPr>
            <w:tcW w:w="2016" w:type="dxa"/>
            <w:tcBorders>
              <w:top w:val="nil"/>
              <w:left w:val="nil"/>
              <w:bottom w:val="nil"/>
              <w:right w:val="nil"/>
            </w:tcBorders>
          </w:tcPr>
          <w:p w14:paraId="5000D5B9"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0.029</w:t>
            </w:r>
          </w:p>
        </w:tc>
      </w:tr>
      <w:tr w:rsidR="007D47E8" w14:paraId="5D804C5E" w14:textId="77777777" w:rsidTr="008D1A29">
        <w:tc>
          <w:tcPr>
            <w:tcW w:w="2616" w:type="dxa"/>
            <w:tcBorders>
              <w:top w:val="nil"/>
              <w:left w:val="nil"/>
              <w:bottom w:val="nil"/>
              <w:right w:val="nil"/>
            </w:tcBorders>
          </w:tcPr>
          <w:p w14:paraId="56724E72"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7A3850CA"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(0.043)</w:t>
            </w:r>
          </w:p>
        </w:tc>
      </w:tr>
      <w:tr w:rsidR="007D47E8" w14:paraId="69838E96" w14:textId="77777777" w:rsidTr="008D1A29">
        <w:tc>
          <w:tcPr>
            <w:tcW w:w="2616" w:type="dxa"/>
            <w:tcBorders>
              <w:top w:val="nil"/>
              <w:left w:val="nil"/>
              <w:bottom w:val="nil"/>
              <w:right w:val="nil"/>
            </w:tcBorders>
          </w:tcPr>
          <w:p w14:paraId="1DFE9D13"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4BDC9D18"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6EDAF0F8" w14:textId="77777777" w:rsidTr="008D1A29">
        <w:tc>
          <w:tcPr>
            <w:tcW w:w="2616" w:type="dxa"/>
            <w:tcBorders>
              <w:top w:val="nil"/>
              <w:left w:val="nil"/>
              <w:bottom w:val="nil"/>
              <w:right w:val="nil"/>
            </w:tcBorders>
          </w:tcPr>
          <w:p w14:paraId="77020DC5" w14:textId="77777777" w:rsidR="007D47E8" w:rsidRDefault="007D47E8" w:rsidP="008D1A29">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intensityPA</w:t>
            </w:r>
            <w:proofErr w:type="spellEnd"/>
          </w:p>
        </w:tc>
        <w:tc>
          <w:tcPr>
            <w:tcW w:w="2016" w:type="dxa"/>
            <w:tcBorders>
              <w:top w:val="nil"/>
              <w:left w:val="nil"/>
              <w:bottom w:val="nil"/>
              <w:right w:val="nil"/>
            </w:tcBorders>
          </w:tcPr>
          <w:p w14:paraId="24D73362"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-0.127</w:t>
            </w:r>
            <w:r>
              <w:rPr>
                <w:rFonts w:ascii="Times New Roman" w:hAnsi="Times New Roman"/>
                <w:kern w:val="0"/>
                <w:vertAlign w:val="superscript"/>
              </w:rPr>
              <w:t>***</w:t>
            </w:r>
          </w:p>
        </w:tc>
      </w:tr>
      <w:tr w:rsidR="007D47E8" w14:paraId="15420064" w14:textId="77777777" w:rsidTr="008D1A29">
        <w:tc>
          <w:tcPr>
            <w:tcW w:w="2616" w:type="dxa"/>
            <w:tcBorders>
              <w:top w:val="nil"/>
              <w:left w:val="nil"/>
              <w:bottom w:val="nil"/>
              <w:right w:val="nil"/>
            </w:tcBorders>
          </w:tcPr>
          <w:p w14:paraId="605B470A"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28C128AB"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(0.047)</w:t>
            </w:r>
          </w:p>
        </w:tc>
      </w:tr>
      <w:tr w:rsidR="007D47E8" w14:paraId="327EE126" w14:textId="77777777" w:rsidTr="008D1A29">
        <w:tc>
          <w:tcPr>
            <w:tcW w:w="2616" w:type="dxa"/>
            <w:tcBorders>
              <w:top w:val="nil"/>
              <w:left w:val="nil"/>
              <w:bottom w:val="nil"/>
              <w:right w:val="nil"/>
            </w:tcBorders>
          </w:tcPr>
          <w:p w14:paraId="2015AEC2"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7ADE0551"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433DBFEB" w14:textId="77777777" w:rsidTr="008D1A29">
        <w:tc>
          <w:tcPr>
            <w:tcW w:w="2616" w:type="dxa"/>
            <w:tcBorders>
              <w:top w:val="nil"/>
              <w:left w:val="nil"/>
              <w:bottom w:val="nil"/>
              <w:right w:val="nil"/>
            </w:tcBorders>
          </w:tcPr>
          <w:p w14:paraId="489037DC" w14:textId="77777777" w:rsidR="007D47E8" w:rsidRDefault="007D47E8" w:rsidP="008D1A29">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rshlt</w:t>
            </w:r>
            <w:proofErr w:type="spellEnd"/>
          </w:p>
        </w:tc>
        <w:tc>
          <w:tcPr>
            <w:tcW w:w="2016" w:type="dxa"/>
            <w:tcBorders>
              <w:top w:val="nil"/>
              <w:left w:val="nil"/>
              <w:bottom w:val="nil"/>
              <w:right w:val="nil"/>
            </w:tcBorders>
          </w:tcPr>
          <w:p w14:paraId="5FBBD095"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0.487</w:t>
            </w:r>
            <w:r>
              <w:rPr>
                <w:rFonts w:ascii="Times New Roman" w:hAnsi="Times New Roman"/>
                <w:kern w:val="0"/>
                <w:vertAlign w:val="superscript"/>
              </w:rPr>
              <w:t>***</w:t>
            </w:r>
          </w:p>
        </w:tc>
      </w:tr>
      <w:tr w:rsidR="007D47E8" w14:paraId="6BF3D6B7" w14:textId="77777777" w:rsidTr="008D1A29">
        <w:tc>
          <w:tcPr>
            <w:tcW w:w="2616" w:type="dxa"/>
            <w:tcBorders>
              <w:top w:val="nil"/>
              <w:left w:val="nil"/>
              <w:bottom w:val="nil"/>
              <w:right w:val="nil"/>
            </w:tcBorders>
          </w:tcPr>
          <w:p w14:paraId="32F86167"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7DBD8DBF"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(0.018)</w:t>
            </w:r>
          </w:p>
        </w:tc>
      </w:tr>
      <w:tr w:rsidR="007D47E8" w14:paraId="15B74D23" w14:textId="77777777" w:rsidTr="008D1A29">
        <w:tc>
          <w:tcPr>
            <w:tcW w:w="2616" w:type="dxa"/>
            <w:tcBorders>
              <w:top w:val="nil"/>
              <w:left w:val="nil"/>
              <w:bottom w:val="nil"/>
              <w:right w:val="nil"/>
            </w:tcBorders>
          </w:tcPr>
          <w:p w14:paraId="04810DEA"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65FF7EFB"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43777850" w14:textId="77777777" w:rsidTr="008D1A29">
        <w:tc>
          <w:tcPr>
            <w:tcW w:w="2616" w:type="dxa"/>
            <w:tcBorders>
              <w:top w:val="nil"/>
              <w:left w:val="nil"/>
              <w:bottom w:val="nil"/>
              <w:right w:val="nil"/>
            </w:tcBorders>
          </w:tcPr>
          <w:p w14:paraId="3416E50C" w14:textId="77777777" w:rsidR="007D47E8" w:rsidRDefault="007D47E8" w:rsidP="008D1A29">
            <w:pPr>
              <w:widowControl w:val="0"/>
              <w:autoSpaceDE w:val="0"/>
              <w:autoSpaceDN w:val="0"/>
              <w:adjustRightInd w:val="0"/>
              <w:spacing w:after="0" w:line="240" w:lineRule="auto"/>
              <w:rPr>
                <w:rFonts w:ascii="Times New Roman" w:hAnsi="Times New Roman"/>
                <w:kern w:val="0"/>
              </w:rPr>
            </w:pPr>
            <w:proofErr w:type="spellStart"/>
            <w:r>
              <w:rPr>
                <w:rFonts w:ascii="Times New Roman" w:hAnsi="Times New Roman"/>
                <w:kern w:val="0"/>
              </w:rPr>
              <w:t>ragey_e</w:t>
            </w:r>
            <w:proofErr w:type="spellEnd"/>
          </w:p>
        </w:tc>
        <w:tc>
          <w:tcPr>
            <w:tcW w:w="2016" w:type="dxa"/>
            <w:tcBorders>
              <w:top w:val="nil"/>
              <w:left w:val="nil"/>
              <w:bottom w:val="nil"/>
              <w:right w:val="nil"/>
            </w:tcBorders>
          </w:tcPr>
          <w:p w14:paraId="6D5DD313"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-0.019</w:t>
            </w:r>
            <w:r>
              <w:rPr>
                <w:rFonts w:ascii="Times New Roman" w:hAnsi="Times New Roman"/>
                <w:kern w:val="0"/>
                <w:vertAlign w:val="superscript"/>
              </w:rPr>
              <w:t>***</w:t>
            </w:r>
          </w:p>
        </w:tc>
      </w:tr>
      <w:tr w:rsidR="007D47E8" w14:paraId="751EA8ED" w14:textId="77777777" w:rsidTr="008D1A29">
        <w:tc>
          <w:tcPr>
            <w:tcW w:w="2616" w:type="dxa"/>
            <w:tcBorders>
              <w:top w:val="nil"/>
              <w:left w:val="nil"/>
              <w:bottom w:val="nil"/>
              <w:right w:val="nil"/>
            </w:tcBorders>
          </w:tcPr>
          <w:p w14:paraId="594F6B01"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56C8EC50"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(0.002)</w:t>
            </w:r>
          </w:p>
        </w:tc>
      </w:tr>
      <w:tr w:rsidR="007D47E8" w14:paraId="3493ADBA" w14:textId="77777777" w:rsidTr="008D1A29">
        <w:tc>
          <w:tcPr>
            <w:tcW w:w="2616" w:type="dxa"/>
            <w:tcBorders>
              <w:top w:val="nil"/>
              <w:left w:val="nil"/>
              <w:bottom w:val="nil"/>
              <w:right w:val="nil"/>
            </w:tcBorders>
          </w:tcPr>
          <w:p w14:paraId="34439392"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nil"/>
              <w:right w:val="nil"/>
            </w:tcBorders>
          </w:tcPr>
          <w:p w14:paraId="1F810B1A"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r>
      <w:tr w:rsidR="007D47E8" w14:paraId="3302BE37" w14:textId="77777777" w:rsidTr="008D1A29">
        <w:tc>
          <w:tcPr>
            <w:tcW w:w="2616" w:type="dxa"/>
            <w:tcBorders>
              <w:top w:val="nil"/>
              <w:left w:val="nil"/>
              <w:bottom w:val="nil"/>
              <w:right w:val="nil"/>
            </w:tcBorders>
          </w:tcPr>
          <w:p w14:paraId="207C84C6"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Constant</w:t>
            </w:r>
          </w:p>
        </w:tc>
        <w:tc>
          <w:tcPr>
            <w:tcW w:w="2016" w:type="dxa"/>
            <w:tcBorders>
              <w:top w:val="nil"/>
              <w:left w:val="nil"/>
              <w:bottom w:val="nil"/>
              <w:right w:val="nil"/>
            </w:tcBorders>
          </w:tcPr>
          <w:p w14:paraId="63FE6F5A"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-1.552</w:t>
            </w:r>
            <w:r>
              <w:rPr>
                <w:rFonts w:ascii="Times New Roman" w:hAnsi="Times New Roman"/>
                <w:kern w:val="0"/>
                <w:vertAlign w:val="superscript"/>
              </w:rPr>
              <w:t>***</w:t>
            </w:r>
          </w:p>
        </w:tc>
      </w:tr>
      <w:tr w:rsidR="007D47E8" w14:paraId="1FDF0B3E" w14:textId="77777777" w:rsidTr="008D1A29">
        <w:tc>
          <w:tcPr>
            <w:tcW w:w="2616" w:type="dxa"/>
            <w:tcBorders>
              <w:top w:val="nil"/>
              <w:left w:val="nil"/>
              <w:bottom w:val="single" w:sz="4" w:space="0" w:color="auto"/>
              <w:right w:val="nil"/>
            </w:tcBorders>
          </w:tcPr>
          <w:p w14:paraId="0B481AC0" w14:textId="77777777" w:rsidR="007D47E8" w:rsidRDefault="007D47E8" w:rsidP="008D1A29">
            <w:pPr>
              <w:widowControl w:val="0"/>
              <w:autoSpaceDE w:val="0"/>
              <w:autoSpaceDN w:val="0"/>
              <w:adjustRightInd w:val="0"/>
              <w:spacing w:after="0" w:line="240" w:lineRule="auto"/>
              <w:rPr>
                <w:rFonts w:ascii="Times New Roman" w:hAnsi="Times New Roman"/>
                <w:kern w:val="0"/>
              </w:rPr>
            </w:pPr>
          </w:p>
        </w:tc>
        <w:tc>
          <w:tcPr>
            <w:tcW w:w="2016" w:type="dxa"/>
            <w:tcBorders>
              <w:top w:val="nil"/>
              <w:left w:val="nil"/>
              <w:bottom w:val="single" w:sz="4" w:space="0" w:color="auto"/>
              <w:right w:val="nil"/>
            </w:tcBorders>
          </w:tcPr>
          <w:p w14:paraId="6836F843"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(0.184)</w:t>
            </w:r>
          </w:p>
        </w:tc>
      </w:tr>
      <w:tr w:rsidR="007D47E8" w14:paraId="43611141" w14:textId="77777777" w:rsidTr="008D1A29">
        <w:tc>
          <w:tcPr>
            <w:tcW w:w="2616" w:type="dxa"/>
            <w:tcBorders>
              <w:top w:val="nil"/>
              <w:left w:val="nil"/>
              <w:bottom w:val="single" w:sz="4" w:space="0" w:color="auto"/>
              <w:right w:val="nil"/>
            </w:tcBorders>
          </w:tcPr>
          <w:p w14:paraId="4ABF0863"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Observations</w:t>
            </w:r>
          </w:p>
        </w:tc>
        <w:tc>
          <w:tcPr>
            <w:tcW w:w="2016" w:type="dxa"/>
            <w:tcBorders>
              <w:top w:val="nil"/>
              <w:left w:val="nil"/>
              <w:bottom w:val="single" w:sz="4" w:space="0" w:color="auto"/>
              <w:right w:val="nil"/>
            </w:tcBorders>
          </w:tcPr>
          <w:p w14:paraId="1DB1A704" w14:textId="77777777" w:rsidR="007D47E8" w:rsidRDefault="007D47E8" w:rsidP="008D1A29">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18680</w:t>
            </w:r>
          </w:p>
        </w:tc>
      </w:tr>
    </w:tbl>
    <w:p w14:paraId="7DDFCB6B" w14:textId="512889F0" w:rsidR="007D47E8" w:rsidRDefault="008D1A29" w:rsidP="007D47E8">
      <w:pPr>
        <w:widowControl w:val="0"/>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br w:type="textWrapping" w:clear="all"/>
      </w:r>
      <w:r w:rsidR="007D47E8">
        <w:rPr>
          <w:rFonts w:ascii="Times New Roman" w:hAnsi="Times New Roman"/>
          <w:kern w:val="0"/>
          <w:sz w:val="20"/>
          <w:szCs w:val="20"/>
        </w:rPr>
        <w:t>Standard errors in parentheses</w:t>
      </w:r>
    </w:p>
    <w:p w14:paraId="12CF2435" w14:textId="2CAA84B4" w:rsidR="00FC6324" w:rsidRDefault="007D47E8" w:rsidP="00FC6324">
      <w:pPr>
        <w:widowControl w:val="0"/>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iCs/>
          <w:kern w:val="0"/>
          <w:sz w:val="20"/>
          <w:szCs w:val="20"/>
        </w:rPr>
        <w:t>p</w:t>
      </w:r>
      <w:r>
        <w:rPr>
          <w:rFonts w:ascii="Times New Roman" w:hAnsi="Times New Roman"/>
          <w:kern w:val="0"/>
          <w:sz w:val="20"/>
          <w:szCs w:val="20"/>
        </w:rPr>
        <w:t xml:space="preserve"> &lt; 0.1, </w:t>
      </w: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iCs/>
          <w:kern w:val="0"/>
          <w:sz w:val="20"/>
          <w:szCs w:val="20"/>
        </w:rPr>
        <w:t>p</w:t>
      </w:r>
      <w:r>
        <w:rPr>
          <w:rFonts w:ascii="Times New Roman" w:hAnsi="Times New Roman"/>
          <w:kern w:val="0"/>
          <w:sz w:val="20"/>
          <w:szCs w:val="20"/>
        </w:rPr>
        <w:t xml:space="preserve"> &lt; 0.05, </w:t>
      </w: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iCs/>
          <w:kern w:val="0"/>
          <w:sz w:val="20"/>
          <w:szCs w:val="20"/>
        </w:rPr>
        <w:t>p</w:t>
      </w:r>
      <w:r>
        <w:rPr>
          <w:rFonts w:ascii="Times New Roman" w:hAnsi="Times New Roman"/>
          <w:kern w:val="0"/>
          <w:sz w:val="20"/>
          <w:szCs w:val="20"/>
        </w:rPr>
        <w:t xml:space="preserve"> &lt; 0.01</w:t>
      </w:r>
    </w:p>
    <w:p w14:paraId="53B36E6A" w14:textId="77777777" w:rsidR="003A6F50" w:rsidRPr="00FC6324" w:rsidRDefault="003A6F50" w:rsidP="00FC6324">
      <w:pPr>
        <w:widowControl w:val="0"/>
        <w:autoSpaceDE w:val="0"/>
        <w:autoSpaceDN w:val="0"/>
        <w:adjustRightInd w:val="0"/>
        <w:spacing w:after="0" w:line="240" w:lineRule="auto"/>
        <w:rPr>
          <w:rFonts w:ascii="Times New Roman" w:hAnsi="Times New Roman"/>
          <w:kern w:val="0"/>
          <w:sz w:val="20"/>
          <w:szCs w:val="20"/>
        </w:rPr>
      </w:pPr>
    </w:p>
    <w:p w14:paraId="2FACC266"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b/>
          <w:bCs/>
          <w:kern w:val="0"/>
        </w:rPr>
        <w:t>Discussion</w:t>
      </w:r>
    </w:p>
    <w:p w14:paraId="2DAAD428" w14:textId="101C807E" w:rsidR="00BE366D" w:rsidRPr="00BE366D" w:rsidRDefault="00BE366D" w:rsidP="00BE366D">
      <w:pPr>
        <w:widowControl w:val="0"/>
        <w:autoSpaceDE w:val="0"/>
        <w:autoSpaceDN w:val="0"/>
        <w:adjustRightInd w:val="0"/>
        <w:spacing w:after="0" w:line="240" w:lineRule="auto"/>
        <w:rPr>
          <w:rFonts w:ascii="Times New Roman" w:hAnsi="Times New Roman"/>
          <w:kern w:val="0"/>
        </w:rPr>
      </w:pPr>
      <w:r w:rsidRPr="00BE366D">
        <w:rPr>
          <w:rFonts w:ascii="Times New Roman" w:hAnsi="Times New Roman"/>
          <w:kern w:val="0"/>
        </w:rPr>
        <w:t xml:space="preserve">The results are consistent with the proposed hypothesis and overall expectations. The findings from Table 1 further the idea that higher levels of physical activity are directly and indirectly associated with better sleep quality. This directly aligns with the framework that suggests physical activity mitigates stress and promotes better sleep. </w:t>
      </w:r>
      <w:r w:rsidR="009D427D">
        <w:rPr>
          <w:rFonts w:ascii="Times New Roman" w:hAnsi="Times New Roman"/>
          <w:kern w:val="0"/>
        </w:rPr>
        <w:t>The r</w:t>
      </w:r>
      <w:r w:rsidRPr="00BE366D">
        <w:rPr>
          <w:rFonts w:ascii="Times New Roman" w:hAnsi="Times New Roman"/>
          <w:kern w:val="0"/>
        </w:rPr>
        <w:t xml:space="preserve">esults </w:t>
      </w:r>
      <w:r w:rsidR="009D427D">
        <w:rPr>
          <w:rFonts w:ascii="Times New Roman" w:hAnsi="Times New Roman"/>
          <w:kern w:val="0"/>
        </w:rPr>
        <w:t xml:space="preserve">from Model 2 </w:t>
      </w:r>
      <w:r w:rsidRPr="00BE366D">
        <w:rPr>
          <w:rFonts w:ascii="Times New Roman" w:hAnsi="Times New Roman"/>
          <w:kern w:val="0"/>
        </w:rPr>
        <w:t>help solidify the understanding that stress adds a potentially mediating effect but does not take away from the effect of physical activity on sleep alone. </w:t>
      </w:r>
    </w:p>
    <w:p w14:paraId="54D40298"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64745968" w14:textId="582CF2D6"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The results also align with and greatly add the existing literature. The main findings complement the paper titled, “The Effects of Physical Activity on Cortisol and Sleep” which reports that exercise lowers stress hormone levels and enhances sleep quality. It also aligns with work by Puett et al (2020), who found that being physically inactive correlates with poorer mental health outcomes among older adults. The relationships that were observed between stress, health, and sleep support the findings of Buneviciene’s (2021) that individuals with high stress and poor perceived health have greater psychological distress. The parallels between </w:t>
      </w:r>
      <w:r>
        <w:rPr>
          <w:rFonts w:ascii="Times New Roman" w:hAnsi="Times New Roman"/>
          <w:kern w:val="0"/>
        </w:rPr>
        <w:t xml:space="preserve">past </w:t>
      </w:r>
      <w:r w:rsidRPr="00FC6324">
        <w:rPr>
          <w:rFonts w:ascii="Times New Roman" w:hAnsi="Times New Roman"/>
          <w:kern w:val="0"/>
        </w:rPr>
        <w:t>literature and this research reinforce the understanding that physical activity promotes mental and physical well-being, even in retired individuals. </w:t>
      </w:r>
      <w:ins w:id="38" w:author="Maurice MacDonald" w:date="2025-11-10T11:55:00Z">
        <w:r w:rsidR="00CF6BC0">
          <w:rPr>
            <w:rFonts w:ascii="Times New Roman" w:hAnsi="Times New Roman"/>
            <w:kern w:val="0"/>
          </w:rPr>
          <w:t>Additionally, the</w:t>
        </w:r>
        <w:r w:rsidR="00E64927">
          <w:rPr>
            <w:rFonts w:ascii="Times New Roman" w:hAnsi="Times New Roman"/>
            <w:kern w:val="0"/>
          </w:rPr>
          <w:t xml:space="preserve"> inter</w:t>
        </w:r>
      </w:ins>
      <w:ins w:id="39" w:author="Maurice MacDonald" w:date="2025-11-10T11:56:00Z">
        <w:r w:rsidR="00751A92">
          <w:rPr>
            <w:rFonts w:ascii="Times New Roman" w:hAnsi="Times New Roman"/>
            <w:kern w:val="0"/>
          </w:rPr>
          <w:t>-</w:t>
        </w:r>
      </w:ins>
      <w:ins w:id="40" w:author="Maurice MacDonald" w:date="2025-11-10T11:55:00Z">
        <w:r w:rsidR="00CF6BC0">
          <w:rPr>
            <w:rFonts w:ascii="Times New Roman" w:hAnsi="Times New Roman"/>
            <w:kern w:val="0"/>
          </w:rPr>
          <w:t xml:space="preserve"> relationship of </w:t>
        </w:r>
        <w:r w:rsidR="00E64927">
          <w:rPr>
            <w:rFonts w:ascii="Times New Roman" w:hAnsi="Times New Roman"/>
            <w:kern w:val="0"/>
          </w:rPr>
          <w:t>health status</w:t>
        </w:r>
      </w:ins>
      <w:ins w:id="41" w:author="Maurice MacDonald" w:date="2025-11-10T11:56:00Z">
        <w:r w:rsidR="00751A92">
          <w:rPr>
            <w:rFonts w:ascii="Times New Roman" w:hAnsi="Times New Roman"/>
            <w:kern w:val="0"/>
          </w:rPr>
          <w:t xml:space="preserve"> and stress</w:t>
        </w:r>
        <w:r w:rsidR="00A41F02">
          <w:rPr>
            <w:rFonts w:ascii="Times New Roman" w:hAnsi="Times New Roman"/>
            <w:kern w:val="0"/>
          </w:rPr>
          <w:t xml:space="preserve"> implies that greater physical activity among the retired would reduce</w:t>
        </w:r>
      </w:ins>
      <w:ins w:id="42" w:author="Maurice MacDonald" w:date="2025-11-10T11:57:00Z">
        <w:r w:rsidR="00A41F02">
          <w:rPr>
            <w:rFonts w:ascii="Times New Roman" w:hAnsi="Times New Roman"/>
            <w:kern w:val="0"/>
          </w:rPr>
          <w:t xml:space="preserve"> their medical costs. </w:t>
        </w:r>
      </w:ins>
      <w:del w:id="43" w:author="Maurice MacDonald" w:date="2025-11-10T11:56:00Z">
        <w:r w:rsidRPr="00FC6324" w:rsidDel="00751A92">
          <w:rPr>
            <w:rFonts w:ascii="Times New Roman" w:hAnsi="Times New Roman"/>
            <w:kern w:val="0"/>
          </w:rPr>
          <w:delText> </w:delText>
        </w:r>
      </w:del>
    </w:p>
    <w:p w14:paraId="5E96E2F7"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61A66BB3" w14:textId="3F163215" w:rsidR="00FC6324" w:rsidRPr="0054394B"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b/>
          <w:bCs/>
          <w:kern w:val="0"/>
        </w:rPr>
        <w:t>Conclusion</w:t>
      </w:r>
    </w:p>
    <w:p w14:paraId="4FC60EA9" w14:textId="0395BFA1" w:rsidR="00FC6324" w:rsidRDefault="00A761AE" w:rsidP="00FC6324">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 xml:space="preserve">This study </w:t>
      </w:r>
      <w:r w:rsidR="009105D1">
        <w:rPr>
          <w:rFonts w:ascii="Times New Roman" w:hAnsi="Times New Roman"/>
          <w:kern w:val="0"/>
        </w:rPr>
        <w:t xml:space="preserve">proves that physical activity plays a large role in </w:t>
      </w:r>
      <w:r w:rsidR="0009759E">
        <w:rPr>
          <w:rFonts w:ascii="Times New Roman" w:hAnsi="Times New Roman"/>
          <w:kern w:val="0"/>
        </w:rPr>
        <w:t>quality sleep among retirees, both directly and indirectly. Using longitudinal data from the HRS</w:t>
      </w:r>
      <w:r w:rsidR="00C25703">
        <w:rPr>
          <w:rFonts w:ascii="Times New Roman" w:hAnsi="Times New Roman"/>
          <w:kern w:val="0"/>
        </w:rPr>
        <w:t xml:space="preserve"> and constructing fixed-effect regression models, results indicate that </w:t>
      </w:r>
      <w:r w:rsidR="00554FD8">
        <w:rPr>
          <w:rFonts w:ascii="Times New Roman" w:hAnsi="Times New Roman"/>
          <w:kern w:val="0"/>
        </w:rPr>
        <w:t xml:space="preserve">physical activity, particularly more intense, is associated with </w:t>
      </w:r>
      <w:r w:rsidR="00AA6EFC">
        <w:rPr>
          <w:rFonts w:ascii="Times New Roman" w:hAnsi="Times New Roman"/>
          <w:kern w:val="0"/>
        </w:rPr>
        <w:t xml:space="preserve">a lower likelihood of experiencing restless sleep. Stress emerges as a mediating factor </w:t>
      </w:r>
      <w:r w:rsidR="00723DEB">
        <w:rPr>
          <w:rFonts w:ascii="Times New Roman" w:hAnsi="Times New Roman"/>
          <w:kern w:val="0"/>
        </w:rPr>
        <w:t>as it is consistently linked to more restless sleep, and physical activity helps mitigate this e</w:t>
      </w:r>
      <w:r w:rsidR="00CF1AA6">
        <w:rPr>
          <w:rFonts w:ascii="Times New Roman" w:hAnsi="Times New Roman"/>
          <w:kern w:val="0"/>
        </w:rPr>
        <w:t xml:space="preserve">ffect. </w:t>
      </w:r>
    </w:p>
    <w:p w14:paraId="4DBCBBF0" w14:textId="77777777" w:rsidR="00CF1AA6" w:rsidRDefault="00CF1AA6" w:rsidP="00FC6324">
      <w:pPr>
        <w:widowControl w:val="0"/>
        <w:autoSpaceDE w:val="0"/>
        <w:autoSpaceDN w:val="0"/>
        <w:adjustRightInd w:val="0"/>
        <w:spacing w:after="0" w:line="240" w:lineRule="auto"/>
        <w:rPr>
          <w:rFonts w:ascii="Times New Roman" w:hAnsi="Times New Roman"/>
          <w:kern w:val="0"/>
        </w:rPr>
      </w:pPr>
    </w:p>
    <w:p w14:paraId="5F920AE0" w14:textId="12292A97" w:rsidR="00806C23" w:rsidRPr="00A761AE" w:rsidRDefault="00CF1AA6" w:rsidP="00FC6324">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There are some practical implications that can be made from the findings of this study. Encouraging physical activity, particularly moderate/vigorous activity</w:t>
      </w:r>
      <w:r w:rsidR="00BD5B31">
        <w:rPr>
          <w:rFonts w:ascii="Times New Roman" w:hAnsi="Times New Roman"/>
          <w:kern w:val="0"/>
        </w:rPr>
        <w:t xml:space="preserve">, can serve as an effective strategy to improve sleep and reduce stress in the retired population. </w:t>
      </w:r>
      <w:r w:rsidR="00102E8A">
        <w:rPr>
          <w:rFonts w:ascii="Times New Roman" w:hAnsi="Times New Roman"/>
          <w:kern w:val="0"/>
        </w:rPr>
        <w:t xml:space="preserve">This can help enhance quality of life and lower healthcare burdens later in life. This research contributes to the literature </w:t>
      </w:r>
      <w:r w:rsidR="0012364E">
        <w:rPr>
          <w:rFonts w:ascii="Times New Roman" w:hAnsi="Times New Roman"/>
          <w:kern w:val="0"/>
        </w:rPr>
        <w:t xml:space="preserve">by examining the indirect pathways that behaviors affect sleep outcomes, putting importance on </w:t>
      </w:r>
      <w:r w:rsidR="00806C23">
        <w:rPr>
          <w:rFonts w:ascii="Times New Roman" w:hAnsi="Times New Roman"/>
          <w:kern w:val="0"/>
        </w:rPr>
        <w:t xml:space="preserve">wellness interventions that address physical and mental health. Future research should </w:t>
      </w:r>
      <w:r w:rsidR="007A7A5F">
        <w:rPr>
          <w:rFonts w:ascii="Times New Roman" w:hAnsi="Times New Roman"/>
          <w:kern w:val="0"/>
        </w:rPr>
        <w:t xml:space="preserve">explore potential variations across gender and socioeconomic status to refine interventions aimed at promoting retiree well-being. </w:t>
      </w:r>
    </w:p>
    <w:p w14:paraId="6EDB0D94" w14:textId="77777777" w:rsidR="00FC6324" w:rsidRDefault="00FC6324" w:rsidP="00FC6324">
      <w:pPr>
        <w:widowControl w:val="0"/>
        <w:autoSpaceDE w:val="0"/>
        <w:autoSpaceDN w:val="0"/>
        <w:adjustRightInd w:val="0"/>
        <w:spacing w:after="0" w:line="240" w:lineRule="auto"/>
        <w:rPr>
          <w:rFonts w:ascii="Times New Roman" w:hAnsi="Times New Roman"/>
          <w:b/>
          <w:bCs/>
          <w:kern w:val="0"/>
        </w:rPr>
      </w:pPr>
    </w:p>
    <w:p w14:paraId="2ABCD50F" w14:textId="77777777" w:rsidR="006D0DF1" w:rsidRDefault="006D0DF1" w:rsidP="00FC6324">
      <w:pPr>
        <w:widowControl w:val="0"/>
        <w:autoSpaceDE w:val="0"/>
        <w:autoSpaceDN w:val="0"/>
        <w:adjustRightInd w:val="0"/>
        <w:spacing w:after="0" w:line="240" w:lineRule="auto"/>
        <w:rPr>
          <w:rFonts w:ascii="Times New Roman" w:hAnsi="Times New Roman"/>
          <w:b/>
          <w:bCs/>
          <w:kern w:val="0"/>
        </w:rPr>
      </w:pPr>
    </w:p>
    <w:p w14:paraId="0B676D41" w14:textId="77777777" w:rsidR="006D0DF1" w:rsidRDefault="006D0DF1" w:rsidP="00FC6324">
      <w:pPr>
        <w:widowControl w:val="0"/>
        <w:autoSpaceDE w:val="0"/>
        <w:autoSpaceDN w:val="0"/>
        <w:adjustRightInd w:val="0"/>
        <w:spacing w:after="0" w:line="240" w:lineRule="auto"/>
        <w:rPr>
          <w:rFonts w:ascii="Times New Roman" w:hAnsi="Times New Roman"/>
          <w:b/>
          <w:bCs/>
          <w:kern w:val="0"/>
        </w:rPr>
      </w:pPr>
    </w:p>
    <w:p w14:paraId="6A3A9F8F" w14:textId="77777777" w:rsidR="006D0DF1" w:rsidRDefault="006D0DF1" w:rsidP="00FC6324">
      <w:pPr>
        <w:widowControl w:val="0"/>
        <w:autoSpaceDE w:val="0"/>
        <w:autoSpaceDN w:val="0"/>
        <w:adjustRightInd w:val="0"/>
        <w:spacing w:after="0" w:line="240" w:lineRule="auto"/>
        <w:rPr>
          <w:rFonts w:ascii="Times New Roman" w:hAnsi="Times New Roman"/>
          <w:b/>
          <w:bCs/>
          <w:kern w:val="0"/>
        </w:rPr>
      </w:pPr>
    </w:p>
    <w:p w14:paraId="0B7441A0" w14:textId="77777777" w:rsidR="006D0DF1" w:rsidRDefault="006D0DF1" w:rsidP="00FC6324">
      <w:pPr>
        <w:widowControl w:val="0"/>
        <w:autoSpaceDE w:val="0"/>
        <w:autoSpaceDN w:val="0"/>
        <w:adjustRightInd w:val="0"/>
        <w:spacing w:after="0" w:line="240" w:lineRule="auto"/>
        <w:rPr>
          <w:rFonts w:ascii="Times New Roman" w:hAnsi="Times New Roman"/>
          <w:b/>
          <w:bCs/>
          <w:kern w:val="0"/>
        </w:rPr>
      </w:pPr>
    </w:p>
    <w:p w14:paraId="54CD8446" w14:textId="77777777" w:rsidR="009D427D" w:rsidRDefault="009D427D" w:rsidP="00FC6324">
      <w:pPr>
        <w:widowControl w:val="0"/>
        <w:autoSpaceDE w:val="0"/>
        <w:autoSpaceDN w:val="0"/>
        <w:adjustRightInd w:val="0"/>
        <w:spacing w:after="0" w:line="240" w:lineRule="auto"/>
        <w:rPr>
          <w:rFonts w:ascii="Times New Roman" w:hAnsi="Times New Roman"/>
          <w:b/>
          <w:bCs/>
          <w:kern w:val="0"/>
        </w:rPr>
      </w:pPr>
    </w:p>
    <w:p w14:paraId="7C0B00AC" w14:textId="77777777" w:rsidR="003A6F50" w:rsidRDefault="003A6F50" w:rsidP="00FC6324">
      <w:pPr>
        <w:widowControl w:val="0"/>
        <w:autoSpaceDE w:val="0"/>
        <w:autoSpaceDN w:val="0"/>
        <w:adjustRightInd w:val="0"/>
        <w:spacing w:after="0" w:line="240" w:lineRule="auto"/>
        <w:rPr>
          <w:rFonts w:ascii="Times New Roman" w:hAnsi="Times New Roman"/>
          <w:b/>
          <w:bCs/>
          <w:kern w:val="0"/>
        </w:rPr>
      </w:pPr>
    </w:p>
    <w:p w14:paraId="3840E073" w14:textId="77777777" w:rsidR="006D0DF1" w:rsidRDefault="006D0DF1" w:rsidP="00FC6324">
      <w:pPr>
        <w:widowControl w:val="0"/>
        <w:autoSpaceDE w:val="0"/>
        <w:autoSpaceDN w:val="0"/>
        <w:adjustRightInd w:val="0"/>
        <w:spacing w:after="0" w:line="240" w:lineRule="auto"/>
        <w:rPr>
          <w:rFonts w:ascii="Times New Roman" w:hAnsi="Times New Roman"/>
          <w:b/>
          <w:bCs/>
          <w:kern w:val="0"/>
        </w:rPr>
      </w:pPr>
    </w:p>
    <w:p w14:paraId="33121C13" w14:textId="77777777" w:rsidR="006D0DF1" w:rsidRDefault="006D0DF1" w:rsidP="00FC6324">
      <w:pPr>
        <w:widowControl w:val="0"/>
        <w:autoSpaceDE w:val="0"/>
        <w:autoSpaceDN w:val="0"/>
        <w:adjustRightInd w:val="0"/>
        <w:spacing w:after="0" w:line="240" w:lineRule="auto"/>
        <w:rPr>
          <w:rFonts w:ascii="Times New Roman" w:hAnsi="Times New Roman"/>
          <w:b/>
          <w:bCs/>
          <w:kern w:val="0"/>
        </w:rPr>
      </w:pPr>
    </w:p>
    <w:p w14:paraId="1DC55A49" w14:textId="77777777" w:rsidR="00FD37C4" w:rsidRDefault="00FD37C4" w:rsidP="00FC6324">
      <w:pPr>
        <w:widowControl w:val="0"/>
        <w:autoSpaceDE w:val="0"/>
        <w:autoSpaceDN w:val="0"/>
        <w:adjustRightInd w:val="0"/>
        <w:spacing w:after="0" w:line="240" w:lineRule="auto"/>
        <w:rPr>
          <w:rFonts w:ascii="Times New Roman" w:hAnsi="Times New Roman"/>
          <w:b/>
          <w:bCs/>
          <w:kern w:val="0"/>
        </w:rPr>
      </w:pPr>
    </w:p>
    <w:p w14:paraId="24A81091" w14:textId="77777777" w:rsidR="00FC6324" w:rsidRDefault="00FC6324" w:rsidP="00FC6324">
      <w:pPr>
        <w:widowControl w:val="0"/>
        <w:autoSpaceDE w:val="0"/>
        <w:autoSpaceDN w:val="0"/>
        <w:adjustRightInd w:val="0"/>
        <w:spacing w:after="0" w:line="240" w:lineRule="auto"/>
        <w:rPr>
          <w:rFonts w:ascii="Times New Roman" w:hAnsi="Times New Roman"/>
          <w:b/>
          <w:bCs/>
          <w:kern w:val="0"/>
        </w:rPr>
      </w:pPr>
    </w:p>
    <w:p w14:paraId="63059DCA" w14:textId="77777777" w:rsidR="00FC6324" w:rsidRDefault="00FC6324" w:rsidP="00FC6324">
      <w:pPr>
        <w:widowControl w:val="0"/>
        <w:autoSpaceDE w:val="0"/>
        <w:autoSpaceDN w:val="0"/>
        <w:adjustRightInd w:val="0"/>
        <w:spacing w:after="0" w:line="240" w:lineRule="auto"/>
        <w:rPr>
          <w:rFonts w:ascii="Times New Roman" w:hAnsi="Times New Roman"/>
          <w:b/>
          <w:bCs/>
          <w:kern w:val="0"/>
        </w:rPr>
      </w:pPr>
    </w:p>
    <w:p w14:paraId="0209DD4A" w14:textId="77777777" w:rsidR="00734FEE" w:rsidRDefault="00734FEE" w:rsidP="00FC6324">
      <w:pPr>
        <w:widowControl w:val="0"/>
        <w:autoSpaceDE w:val="0"/>
        <w:autoSpaceDN w:val="0"/>
        <w:adjustRightInd w:val="0"/>
        <w:spacing w:after="0" w:line="240" w:lineRule="auto"/>
        <w:rPr>
          <w:rFonts w:ascii="Times New Roman" w:hAnsi="Times New Roman"/>
          <w:b/>
          <w:bCs/>
          <w:kern w:val="0"/>
        </w:rPr>
      </w:pPr>
    </w:p>
    <w:p w14:paraId="33832CD4" w14:textId="263CB574" w:rsidR="00FC6324" w:rsidRPr="005A4763" w:rsidRDefault="00FC6324" w:rsidP="00FC6324">
      <w:pPr>
        <w:widowControl w:val="0"/>
        <w:autoSpaceDE w:val="0"/>
        <w:autoSpaceDN w:val="0"/>
        <w:adjustRightInd w:val="0"/>
        <w:spacing w:after="0" w:line="240" w:lineRule="auto"/>
        <w:rPr>
          <w:rFonts w:ascii="Times New Roman" w:hAnsi="Times New Roman"/>
          <w:kern w:val="0"/>
          <w:lang w:val="es-ES"/>
          <w:rPrChange w:id="44" w:author="Maurice MacDonald" w:date="2025-11-10T11:39:00Z">
            <w:rPr>
              <w:rFonts w:ascii="Times New Roman" w:hAnsi="Times New Roman"/>
              <w:kern w:val="0"/>
            </w:rPr>
          </w:rPrChange>
        </w:rPr>
      </w:pPr>
      <w:proofErr w:type="spellStart"/>
      <w:r w:rsidRPr="005A4763">
        <w:rPr>
          <w:rFonts w:ascii="Times New Roman" w:hAnsi="Times New Roman"/>
          <w:b/>
          <w:bCs/>
          <w:kern w:val="0"/>
          <w:lang w:val="es-ES"/>
          <w:rPrChange w:id="45" w:author="Maurice MacDonald" w:date="2025-11-10T11:39:00Z">
            <w:rPr>
              <w:rFonts w:ascii="Times New Roman" w:hAnsi="Times New Roman"/>
              <w:b/>
              <w:bCs/>
              <w:kern w:val="0"/>
            </w:rPr>
          </w:rPrChange>
        </w:rPr>
        <w:t>References</w:t>
      </w:r>
      <w:proofErr w:type="spellEnd"/>
    </w:p>
    <w:p w14:paraId="4A5B85F3" w14:textId="77777777" w:rsidR="00FC6324" w:rsidRDefault="00FC6324" w:rsidP="00FC6324">
      <w:pPr>
        <w:widowControl w:val="0"/>
        <w:autoSpaceDE w:val="0"/>
        <w:autoSpaceDN w:val="0"/>
        <w:adjustRightInd w:val="0"/>
        <w:spacing w:after="0" w:line="240" w:lineRule="auto"/>
        <w:rPr>
          <w:rFonts w:ascii="Times New Roman" w:hAnsi="Times New Roman"/>
          <w:kern w:val="0"/>
        </w:rPr>
      </w:pPr>
      <w:proofErr w:type="spellStart"/>
      <w:r w:rsidRPr="005A4763">
        <w:rPr>
          <w:rFonts w:ascii="Times New Roman" w:hAnsi="Times New Roman"/>
          <w:kern w:val="0"/>
          <w:lang w:val="es-ES"/>
          <w:rPrChange w:id="46" w:author="Maurice MacDonald" w:date="2025-11-10T11:39:00Z">
            <w:rPr>
              <w:rFonts w:ascii="Times New Roman" w:hAnsi="Times New Roman"/>
              <w:kern w:val="0"/>
            </w:rPr>
          </w:rPrChange>
        </w:rPr>
        <w:t>Buneviciene</w:t>
      </w:r>
      <w:proofErr w:type="spellEnd"/>
      <w:r w:rsidRPr="005A4763">
        <w:rPr>
          <w:rFonts w:ascii="Times New Roman" w:hAnsi="Times New Roman"/>
          <w:kern w:val="0"/>
          <w:lang w:val="es-ES"/>
          <w:rPrChange w:id="47" w:author="Maurice MacDonald" w:date="2025-11-10T11:39:00Z">
            <w:rPr>
              <w:rFonts w:ascii="Times New Roman" w:hAnsi="Times New Roman"/>
              <w:kern w:val="0"/>
            </w:rPr>
          </w:rPrChange>
        </w:rPr>
        <w:t xml:space="preserve">, </w:t>
      </w:r>
      <w:proofErr w:type="spellStart"/>
      <w:r w:rsidRPr="005A4763">
        <w:rPr>
          <w:rFonts w:ascii="Times New Roman" w:hAnsi="Times New Roman"/>
          <w:kern w:val="0"/>
          <w:lang w:val="es-ES"/>
          <w:rPrChange w:id="48" w:author="Maurice MacDonald" w:date="2025-11-10T11:39:00Z">
            <w:rPr>
              <w:rFonts w:ascii="Times New Roman" w:hAnsi="Times New Roman"/>
              <w:kern w:val="0"/>
            </w:rPr>
          </w:rPrChange>
        </w:rPr>
        <w:t>Inesa</w:t>
      </w:r>
      <w:proofErr w:type="spellEnd"/>
      <w:r w:rsidRPr="005A4763">
        <w:rPr>
          <w:rFonts w:ascii="Times New Roman" w:hAnsi="Times New Roman"/>
          <w:kern w:val="0"/>
          <w:lang w:val="es-ES"/>
          <w:rPrChange w:id="49" w:author="Maurice MacDonald" w:date="2025-11-10T11:39:00Z">
            <w:rPr>
              <w:rFonts w:ascii="Times New Roman" w:hAnsi="Times New Roman"/>
              <w:kern w:val="0"/>
            </w:rPr>
          </w:rPrChange>
        </w:rPr>
        <w:t xml:space="preserve">, et al. </w:t>
      </w:r>
      <w:r w:rsidRPr="00FC6324">
        <w:rPr>
          <w:rFonts w:ascii="Times New Roman" w:hAnsi="Times New Roman"/>
          <w:kern w:val="0"/>
        </w:rPr>
        <w:t xml:space="preserve">“The impact of pre-existing conditions and perceived health status on mental health during the COVID-19 pandemic.” </w:t>
      </w:r>
      <w:r w:rsidRPr="00FC6324">
        <w:rPr>
          <w:rFonts w:ascii="Times New Roman" w:hAnsi="Times New Roman"/>
          <w:i/>
          <w:iCs/>
          <w:kern w:val="0"/>
        </w:rPr>
        <w:t>Journal of Public Health</w:t>
      </w:r>
      <w:r w:rsidRPr="00FC6324">
        <w:rPr>
          <w:rFonts w:ascii="Times New Roman" w:hAnsi="Times New Roman"/>
          <w:kern w:val="0"/>
        </w:rPr>
        <w:t>, vol. 44, no. 1, 26 June 2021, https://doi.org/10.1093/pubmed/fdab248. </w:t>
      </w:r>
    </w:p>
    <w:p w14:paraId="74154AF5"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342E9950" w14:textId="77777777" w:rsid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De Nys </w:t>
      </w:r>
      <w:proofErr w:type="spellStart"/>
      <w:r w:rsidRPr="00FC6324">
        <w:rPr>
          <w:rFonts w:ascii="Times New Roman" w:hAnsi="Times New Roman"/>
          <w:kern w:val="0"/>
        </w:rPr>
        <w:t>L;Anderson</w:t>
      </w:r>
      <w:proofErr w:type="spellEnd"/>
      <w:r w:rsidRPr="00FC6324">
        <w:rPr>
          <w:rFonts w:ascii="Times New Roman" w:hAnsi="Times New Roman"/>
          <w:kern w:val="0"/>
        </w:rPr>
        <w:t xml:space="preserve"> </w:t>
      </w:r>
      <w:proofErr w:type="spellStart"/>
      <w:r w:rsidRPr="00FC6324">
        <w:rPr>
          <w:rFonts w:ascii="Times New Roman" w:hAnsi="Times New Roman"/>
          <w:kern w:val="0"/>
        </w:rPr>
        <w:t>K;Ofosu</w:t>
      </w:r>
      <w:proofErr w:type="spellEnd"/>
      <w:r w:rsidRPr="00FC6324">
        <w:rPr>
          <w:rFonts w:ascii="Times New Roman" w:hAnsi="Times New Roman"/>
          <w:kern w:val="0"/>
        </w:rPr>
        <w:t xml:space="preserve"> </w:t>
      </w:r>
      <w:proofErr w:type="spellStart"/>
      <w:r w:rsidRPr="00FC6324">
        <w:rPr>
          <w:rFonts w:ascii="Times New Roman" w:hAnsi="Times New Roman"/>
          <w:kern w:val="0"/>
        </w:rPr>
        <w:t>EF;Ryde</w:t>
      </w:r>
      <w:proofErr w:type="spellEnd"/>
      <w:r w:rsidRPr="00FC6324">
        <w:rPr>
          <w:rFonts w:ascii="Times New Roman" w:hAnsi="Times New Roman"/>
          <w:kern w:val="0"/>
        </w:rPr>
        <w:t xml:space="preserve"> </w:t>
      </w:r>
      <w:proofErr w:type="spellStart"/>
      <w:r w:rsidRPr="00FC6324">
        <w:rPr>
          <w:rFonts w:ascii="Times New Roman" w:hAnsi="Times New Roman"/>
          <w:kern w:val="0"/>
        </w:rPr>
        <w:t>GC;Connelly</w:t>
      </w:r>
      <w:proofErr w:type="spellEnd"/>
      <w:r w:rsidRPr="00FC6324">
        <w:rPr>
          <w:rFonts w:ascii="Times New Roman" w:hAnsi="Times New Roman"/>
          <w:kern w:val="0"/>
        </w:rPr>
        <w:t xml:space="preserve"> </w:t>
      </w:r>
      <w:proofErr w:type="spellStart"/>
      <w:r w:rsidRPr="00FC6324">
        <w:rPr>
          <w:rFonts w:ascii="Times New Roman" w:hAnsi="Times New Roman"/>
          <w:kern w:val="0"/>
        </w:rPr>
        <w:t>J;Whittaker</w:t>
      </w:r>
      <w:proofErr w:type="spellEnd"/>
      <w:r w:rsidRPr="00FC6324">
        <w:rPr>
          <w:rFonts w:ascii="Times New Roman" w:hAnsi="Times New Roman"/>
          <w:kern w:val="0"/>
        </w:rPr>
        <w:t xml:space="preserve"> AC; “The Effects of Physical </w:t>
      </w:r>
      <w:r w:rsidRPr="00FC6324">
        <w:rPr>
          <w:rFonts w:ascii="Times New Roman" w:hAnsi="Times New Roman"/>
          <w:kern w:val="0"/>
        </w:rPr>
        <w:lastRenderedPageBreak/>
        <w:t xml:space="preserve">Activity on Cortisol and Sleep: A Systematic Review and Meta-Analysis.” </w:t>
      </w:r>
      <w:proofErr w:type="spellStart"/>
      <w:r w:rsidRPr="00FC6324">
        <w:rPr>
          <w:rFonts w:ascii="Times New Roman" w:hAnsi="Times New Roman"/>
          <w:i/>
          <w:iCs/>
          <w:kern w:val="0"/>
        </w:rPr>
        <w:t>Psychoneuroendocrinology</w:t>
      </w:r>
      <w:proofErr w:type="spellEnd"/>
      <w:r w:rsidRPr="00FC6324">
        <w:rPr>
          <w:rFonts w:ascii="Times New Roman" w:hAnsi="Times New Roman"/>
          <w:kern w:val="0"/>
        </w:rPr>
        <w:t>, U.S. National Library of Medicine, pubmed.ncbi.nlm.nih.gov/35777076/. Accessed 3 May 2025. </w:t>
      </w:r>
    </w:p>
    <w:p w14:paraId="6FF7D461"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7ABC6A53" w14:textId="77777777" w:rsid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Health and Retirement Study, (RAND HRS Longitudinal File 2022 (V1)) public use dataset. Produced and distributed by the University of Michigan with funding from the National Institute on Aging (grant numbers NIA U01AG009740 and NIA R01AG073289). Ann Arbor, MI, (May 2025). </w:t>
      </w:r>
    </w:p>
    <w:p w14:paraId="12BFB127"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2947F14F" w14:textId="3E5B4E83" w:rsid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Matud, </w:t>
      </w:r>
      <w:proofErr w:type="spellStart"/>
      <w:r w:rsidRPr="00FC6324">
        <w:rPr>
          <w:rFonts w:ascii="Times New Roman" w:hAnsi="Times New Roman"/>
          <w:kern w:val="0"/>
        </w:rPr>
        <w:t>M.Pilar</w:t>
      </w:r>
      <w:proofErr w:type="spellEnd"/>
      <w:r w:rsidRPr="00FC6324">
        <w:rPr>
          <w:rFonts w:ascii="Times New Roman" w:hAnsi="Times New Roman"/>
          <w:kern w:val="0"/>
        </w:rPr>
        <w:t xml:space="preserve">. “Gender differences in stress and coping styles.” </w:t>
      </w:r>
      <w:r w:rsidRPr="00FC6324">
        <w:rPr>
          <w:rFonts w:ascii="Times New Roman" w:hAnsi="Times New Roman"/>
          <w:i/>
          <w:iCs/>
          <w:kern w:val="0"/>
        </w:rPr>
        <w:t>Personality and Individual Differences</w:t>
      </w:r>
      <w:r w:rsidRPr="00FC6324">
        <w:rPr>
          <w:rFonts w:ascii="Times New Roman" w:hAnsi="Times New Roman"/>
          <w:kern w:val="0"/>
        </w:rPr>
        <w:t>, vol. 37, no. 7, Nov. 2004, pp. 1401–1415, https://doi.org/10.1016/j.paid.2004.01.010. </w:t>
      </w:r>
    </w:p>
    <w:p w14:paraId="7F8A99E9"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4801209E" w14:textId="30C2B79E" w:rsid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McKenzie, Suzanne H, and Mark F Harris. “Understanding the relationship between stress, distress and healthy lifestyle </w:t>
      </w:r>
      <w:proofErr w:type="spellStart"/>
      <w:r w:rsidRPr="00FC6324">
        <w:rPr>
          <w:rFonts w:ascii="Times New Roman" w:hAnsi="Times New Roman"/>
          <w:kern w:val="0"/>
        </w:rPr>
        <w:t>behaviour</w:t>
      </w:r>
      <w:proofErr w:type="spellEnd"/>
      <w:r w:rsidRPr="00FC6324">
        <w:rPr>
          <w:rFonts w:ascii="Times New Roman" w:hAnsi="Times New Roman"/>
          <w:kern w:val="0"/>
        </w:rPr>
        <w:t xml:space="preserve">: A qualitative study of patients and General Practitioners.” </w:t>
      </w:r>
      <w:r w:rsidRPr="00FC6324">
        <w:rPr>
          <w:rFonts w:ascii="Times New Roman" w:hAnsi="Times New Roman"/>
          <w:i/>
          <w:iCs/>
          <w:kern w:val="0"/>
        </w:rPr>
        <w:t>BMC Family Practice</w:t>
      </w:r>
      <w:r w:rsidRPr="00FC6324">
        <w:rPr>
          <w:rFonts w:ascii="Times New Roman" w:hAnsi="Times New Roman"/>
          <w:kern w:val="0"/>
        </w:rPr>
        <w:t>, vol. 14, no. 1, 1 Nov. 2013, https://doi.org/10.1186/1471-2296-14-166.</w:t>
      </w:r>
    </w:p>
    <w:p w14:paraId="57F3C052"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6E4D1AB9" w14:textId="77777777" w:rsidR="00FC6324" w:rsidRDefault="00FC6324" w:rsidP="00FC6324">
      <w:pPr>
        <w:widowControl w:val="0"/>
        <w:autoSpaceDE w:val="0"/>
        <w:autoSpaceDN w:val="0"/>
        <w:adjustRightInd w:val="0"/>
        <w:spacing w:after="0" w:line="240" w:lineRule="auto"/>
        <w:rPr>
          <w:rFonts w:ascii="Times New Roman" w:hAnsi="Times New Roman"/>
          <w:kern w:val="0"/>
        </w:rPr>
      </w:pPr>
      <w:r w:rsidRPr="00AF25C1">
        <w:rPr>
          <w:rFonts w:ascii="Times New Roman" w:hAnsi="Times New Roman"/>
          <w:kern w:val="0"/>
          <w:lang w:val="es-ES"/>
        </w:rPr>
        <w:t xml:space="preserve">M;, </w:t>
      </w:r>
      <w:proofErr w:type="spellStart"/>
      <w:r w:rsidRPr="00AF25C1">
        <w:rPr>
          <w:rFonts w:ascii="Times New Roman" w:hAnsi="Times New Roman"/>
          <w:kern w:val="0"/>
          <w:lang w:val="es-ES"/>
        </w:rPr>
        <w:t>Maynou</w:t>
      </w:r>
      <w:proofErr w:type="spellEnd"/>
      <w:r w:rsidRPr="00AF25C1">
        <w:rPr>
          <w:rFonts w:ascii="Times New Roman" w:hAnsi="Times New Roman"/>
          <w:kern w:val="0"/>
          <w:lang w:val="es-ES"/>
        </w:rPr>
        <w:t xml:space="preserve"> </w:t>
      </w:r>
      <w:proofErr w:type="spellStart"/>
      <w:r w:rsidRPr="00AF25C1">
        <w:rPr>
          <w:rFonts w:ascii="Times New Roman" w:hAnsi="Times New Roman"/>
          <w:kern w:val="0"/>
          <w:lang w:val="es-ES"/>
        </w:rPr>
        <w:t>L;Hernández-Pizarro</w:t>
      </w:r>
      <w:proofErr w:type="spellEnd"/>
      <w:r w:rsidRPr="00AF25C1">
        <w:rPr>
          <w:rFonts w:ascii="Times New Roman" w:hAnsi="Times New Roman"/>
          <w:kern w:val="0"/>
          <w:lang w:val="es-ES"/>
        </w:rPr>
        <w:t xml:space="preserve"> </w:t>
      </w:r>
      <w:proofErr w:type="spellStart"/>
      <w:r w:rsidRPr="00AF25C1">
        <w:rPr>
          <w:rFonts w:ascii="Times New Roman" w:hAnsi="Times New Roman"/>
          <w:kern w:val="0"/>
          <w:lang w:val="es-ES"/>
        </w:rPr>
        <w:t>HM;Errea</w:t>
      </w:r>
      <w:proofErr w:type="spellEnd"/>
      <w:r w:rsidRPr="00AF25C1">
        <w:rPr>
          <w:rFonts w:ascii="Times New Roman" w:hAnsi="Times New Roman"/>
          <w:kern w:val="0"/>
          <w:lang w:val="es-ES"/>
        </w:rPr>
        <w:t xml:space="preserve"> Rodríguez. </w:t>
      </w:r>
      <w:r w:rsidRPr="00FC6324">
        <w:rPr>
          <w:rFonts w:ascii="Times New Roman" w:hAnsi="Times New Roman"/>
          <w:kern w:val="0"/>
        </w:rPr>
        <w:t xml:space="preserve">“The Association of Physical (in)Activity with Mental Health. Differences between Elder and Younger Populations: A Systematic Literature Review.” </w:t>
      </w:r>
      <w:r w:rsidRPr="00FC6324">
        <w:rPr>
          <w:rFonts w:ascii="Times New Roman" w:hAnsi="Times New Roman"/>
          <w:i/>
          <w:iCs/>
          <w:kern w:val="0"/>
        </w:rPr>
        <w:t>International Journal of Environmental Research and Public Health</w:t>
      </w:r>
      <w:r w:rsidRPr="00FC6324">
        <w:rPr>
          <w:rFonts w:ascii="Times New Roman" w:hAnsi="Times New Roman"/>
          <w:kern w:val="0"/>
        </w:rPr>
        <w:t>, U.S. National Library of Medicine, pubmed.ncbi.nlm.nih.gov/33947122/. Accessed 3 May 2025. </w:t>
      </w:r>
    </w:p>
    <w:p w14:paraId="71E3E38F"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1F07166F"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RAND HRS Longitudinal File 2022 (V1). Produced by the RAND Center for the Study of Aging, with funding from the National Institute on Aging and the Social Security Administration. Santa Monica, CA (May 2025). </w:t>
      </w:r>
    </w:p>
    <w:p w14:paraId="6DF4511A"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p>
    <w:p w14:paraId="50D835CD" w14:textId="77777777" w:rsidR="00FC6324" w:rsidRPr="00FC6324" w:rsidRDefault="00FC6324" w:rsidP="00FC6324">
      <w:pPr>
        <w:widowControl w:val="0"/>
        <w:autoSpaceDE w:val="0"/>
        <w:autoSpaceDN w:val="0"/>
        <w:adjustRightInd w:val="0"/>
        <w:spacing w:after="0" w:line="240" w:lineRule="auto"/>
        <w:rPr>
          <w:rFonts w:ascii="Times New Roman" w:hAnsi="Times New Roman"/>
          <w:kern w:val="0"/>
        </w:rPr>
      </w:pPr>
      <w:r w:rsidRPr="00FC6324">
        <w:rPr>
          <w:rFonts w:ascii="Times New Roman" w:hAnsi="Times New Roman"/>
          <w:kern w:val="0"/>
        </w:rPr>
        <w:t xml:space="preserve">(The HRS (Health and Retirement Study) is sponsored by the National Institute on Aging (grant numbers NIA U01AG009740 and NIA R01AG073289) and is conducted by the University of Michigan.) </w:t>
      </w:r>
    </w:p>
    <w:p w14:paraId="49919035" w14:textId="77777777" w:rsidR="00FC6324" w:rsidRDefault="00FC6324">
      <w:pPr>
        <w:widowControl w:val="0"/>
        <w:autoSpaceDE w:val="0"/>
        <w:autoSpaceDN w:val="0"/>
        <w:adjustRightInd w:val="0"/>
        <w:spacing w:after="0" w:line="240" w:lineRule="auto"/>
        <w:rPr>
          <w:rFonts w:ascii="Times New Roman" w:hAnsi="Times New Roman"/>
          <w:kern w:val="0"/>
        </w:rPr>
      </w:pPr>
    </w:p>
    <w:sectPr w:rsidR="00FC6324">
      <w:footerReference w:type="default" r:id="rId14"/>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Maurice MacDonald" w:date="2025-11-10T11:51:00Z" w:initials="MM">
    <w:p w14:paraId="45951A41" w14:textId="77777777" w:rsidR="006B1F53" w:rsidRDefault="006B1F53" w:rsidP="006B1F53">
      <w:pPr>
        <w:pStyle w:val="CommentText"/>
      </w:pPr>
      <w:r>
        <w:rPr>
          <w:rStyle w:val="CommentReference"/>
        </w:rPr>
        <w:annotationRef/>
      </w:r>
      <w:r>
        <w:t>Is it the plan that you will show more results that include all the control variables?</w:t>
      </w:r>
    </w:p>
  </w:comment>
  <w:comment w:id="35" w:author="Maurice MacDonald" w:date="2025-11-10T11:54:00Z" w:initials="MM">
    <w:p w14:paraId="204AA758" w14:textId="77777777" w:rsidR="00134090" w:rsidRDefault="00134090" w:rsidP="00134090">
      <w:pPr>
        <w:pStyle w:val="CommentText"/>
      </w:pPr>
      <w:r>
        <w:rPr>
          <w:rStyle w:val="CommentReference"/>
        </w:rPr>
        <w:annotationRef/>
      </w:r>
      <w:r>
        <w:t>I think this change is correct but double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51A41" w15:done="0"/>
  <w15:commentEx w15:paraId="204AA7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759AA2" w16cex:dateUtc="2025-11-10T18:51:00Z"/>
  <w16cex:commentExtensible w16cex:durableId="0C06B938" w16cex:dateUtc="2025-11-10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51A41" w16cid:durableId="1E759AA2"/>
  <w16cid:commentId w16cid:paraId="204AA758" w16cid:durableId="0C06B9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65FFA" w14:textId="77777777" w:rsidR="00AB67FB" w:rsidRDefault="00AB67FB">
      <w:pPr>
        <w:spacing w:after="0" w:line="240" w:lineRule="auto"/>
      </w:pPr>
      <w:r>
        <w:separator/>
      </w:r>
    </w:p>
  </w:endnote>
  <w:endnote w:type="continuationSeparator" w:id="0">
    <w:p w14:paraId="6CAEC3D8" w14:textId="77777777" w:rsidR="00AB67FB" w:rsidRDefault="00AB6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ADB6" w14:textId="77777777" w:rsidR="003A6F50" w:rsidRDefault="003A6F50">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CFC3E" w14:textId="77777777" w:rsidR="00AB67FB" w:rsidRDefault="00AB67FB">
      <w:pPr>
        <w:spacing w:after="0" w:line="240" w:lineRule="auto"/>
      </w:pPr>
      <w:r>
        <w:separator/>
      </w:r>
    </w:p>
  </w:footnote>
  <w:footnote w:type="continuationSeparator" w:id="0">
    <w:p w14:paraId="0AC44085" w14:textId="77777777" w:rsidR="00AB67FB" w:rsidRDefault="00AB67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1DAA"/>
    <w:multiLevelType w:val="multilevel"/>
    <w:tmpl w:val="E3D29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F06AE"/>
    <w:multiLevelType w:val="multilevel"/>
    <w:tmpl w:val="F3A0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2100">
    <w:abstractNumId w:val="0"/>
  </w:num>
  <w:num w:numId="2" w16cid:durableId="17454448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urice MacDonald">
    <w15:presenceInfo w15:providerId="Windows Live" w15:userId="7fe842f7e278b3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bordersDoNotSurroundHeader/>
  <w:bordersDoNotSurroundFooter/>
  <w:proofState w:spelling="clean"/>
  <w:trackRevisions/>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6324"/>
    <w:rsid w:val="000319C6"/>
    <w:rsid w:val="00056734"/>
    <w:rsid w:val="00075026"/>
    <w:rsid w:val="00090B03"/>
    <w:rsid w:val="0009759E"/>
    <w:rsid w:val="00102E8A"/>
    <w:rsid w:val="0010483A"/>
    <w:rsid w:val="00117176"/>
    <w:rsid w:val="0012364E"/>
    <w:rsid w:val="00134090"/>
    <w:rsid w:val="001D5227"/>
    <w:rsid w:val="001E4213"/>
    <w:rsid w:val="00213DB6"/>
    <w:rsid w:val="00292181"/>
    <w:rsid w:val="00293E11"/>
    <w:rsid w:val="002A4877"/>
    <w:rsid w:val="002A6341"/>
    <w:rsid w:val="002B09EF"/>
    <w:rsid w:val="002B6A95"/>
    <w:rsid w:val="00302229"/>
    <w:rsid w:val="00304C38"/>
    <w:rsid w:val="003361EB"/>
    <w:rsid w:val="003A6F50"/>
    <w:rsid w:val="003D0E27"/>
    <w:rsid w:val="00425CE2"/>
    <w:rsid w:val="00441C37"/>
    <w:rsid w:val="00462EF7"/>
    <w:rsid w:val="00491F2E"/>
    <w:rsid w:val="004D599F"/>
    <w:rsid w:val="004D60D6"/>
    <w:rsid w:val="00501512"/>
    <w:rsid w:val="00540063"/>
    <w:rsid w:val="00542B3F"/>
    <w:rsid w:val="0054394B"/>
    <w:rsid w:val="00543DFB"/>
    <w:rsid w:val="00554FD8"/>
    <w:rsid w:val="005603F1"/>
    <w:rsid w:val="005929E3"/>
    <w:rsid w:val="00592B2C"/>
    <w:rsid w:val="005A4763"/>
    <w:rsid w:val="005A6514"/>
    <w:rsid w:val="005E1A1A"/>
    <w:rsid w:val="005E6A32"/>
    <w:rsid w:val="006241BA"/>
    <w:rsid w:val="00624DDE"/>
    <w:rsid w:val="00656244"/>
    <w:rsid w:val="00686BAC"/>
    <w:rsid w:val="006B1F53"/>
    <w:rsid w:val="006B371C"/>
    <w:rsid w:val="006D0DF1"/>
    <w:rsid w:val="00722C1A"/>
    <w:rsid w:val="00723DEB"/>
    <w:rsid w:val="00734FEE"/>
    <w:rsid w:val="00751A92"/>
    <w:rsid w:val="00752F59"/>
    <w:rsid w:val="00761E4E"/>
    <w:rsid w:val="007A08B4"/>
    <w:rsid w:val="007A7A5F"/>
    <w:rsid w:val="007D47E8"/>
    <w:rsid w:val="00804019"/>
    <w:rsid w:val="00806C23"/>
    <w:rsid w:val="00865CB8"/>
    <w:rsid w:val="0087428F"/>
    <w:rsid w:val="008D1A29"/>
    <w:rsid w:val="009105D1"/>
    <w:rsid w:val="0091612F"/>
    <w:rsid w:val="00996109"/>
    <w:rsid w:val="009D427D"/>
    <w:rsid w:val="00A35547"/>
    <w:rsid w:val="00A41F02"/>
    <w:rsid w:val="00A67DDE"/>
    <w:rsid w:val="00A761AE"/>
    <w:rsid w:val="00A862DD"/>
    <w:rsid w:val="00AA6EFC"/>
    <w:rsid w:val="00AB67FB"/>
    <w:rsid w:val="00AF25C1"/>
    <w:rsid w:val="00AF3361"/>
    <w:rsid w:val="00AF576A"/>
    <w:rsid w:val="00B01503"/>
    <w:rsid w:val="00B44E77"/>
    <w:rsid w:val="00B537F3"/>
    <w:rsid w:val="00BB5D50"/>
    <w:rsid w:val="00BC1E42"/>
    <w:rsid w:val="00BD1BE9"/>
    <w:rsid w:val="00BD5B31"/>
    <w:rsid w:val="00BE122D"/>
    <w:rsid w:val="00BE366D"/>
    <w:rsid w:val="00C25703"/>
    <w:rsid w:val="00C25B23"/>
    <w:rsid w:val="00C4112B"/>
    <w:rsid w:val="00C53A32"/>
    <w:rsid w:val="00C57439"/>
    <w:rsid w:val="00CC3499"/>
    <w:rsid w:val="00CF1AA6"/>
    <w:rsid w:val="00CF6BC0"/>
    <w:rsid w:val="00D14AD1"/>
    <w:rsid w:val="00D3458B"/>
    <w:rsid w:val="00D42AFD"/>
    <w:rsid w:val="00D726E5"/>
    <w:rsid w:val="00E07814"/>
    <w:rsid w:val="00E64927"/>
    <w:rsid w:val="00E853CC"/>
    <w:rsid w:val="00EB3402"/>
    <w:rsid w:val="00EB4116"/>
    <w:rsid w:val="00EF0B4E"/>
    <w:rsid w:val="00F02E7F"/>
    <w:rsid w:val="00F036A0"/>
    <w:rsid w:val="00F10390"/>
    <w:rsid w:val="00F16737"/>
    <w:rsid w:val="00F402B4"/>
    <w:rsid w:val="00F544E6"/>
    <w:rsid w:val="00F7136F"/>
    <w:rsid w:val="00FB116E"/>
    <w:rsid w:val="00FC6324"/>
    <w:rsid w:val="00FD3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3C6DC1"/>
  <w14:defaultImageDpi w14:val="0"/>
  <w15:docId w15:val="{6134A697-5E91-49A1-9481-964BA164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C6324"/>
    <w:rPr>
      <w:color w:val="467886"/>
      <w:u w:val="single"/>
    </w:rPr>
  </w:style>
  <w:style w:type="character" w:styleId="UnresolvedMention">
    <w:name w:val="Unresolved Mention"/>
    <w:uiPriority w:val="99"/>
    <w:semiHidden/>
    <w:unhideWhenUsed/>
    <w:rsid w:val="00FC6324"/>
    <w:rPr>
      <w:color w:val="605E5C"/>
      <w:shd w:val="clear" w:color="auto" w:fill="E1DFDD"/>
    </w:rPr>
  </w:style>
  <w:style w:type="paragraph" w:styleId="Revision">
    <w:name w:val="Revision"/>
    <w:hidden/>
    <w:uiPriority w:val="99"/>
    <w:semiHidden/>
    <w:rsid w:val="005A4763"/>
    <w:rPr>
      <w:kern w:val="2"/>
      <w:sz w:val="24"/>
      <w:szCs w:val="24"/>
    </w:rPr>
  </w:style>
  <w:style w:type="character" w:styleId="CommentReference">
    <w:name w:val="annotation reference"/>
    <w:uiPriority w:val="99"/>
    <w:semiHidden/>
    <w:unhideWhenUsed/>
    <w:rsid w:val="006B1F53"/>
    <w:rPr>
      <w:sz w:val="16"/>
      <w:szCs w:val="16"/>
    </w:rPr>
  </w:style>
  <w:style w:type="paragraph" w:styleId="CommentText">
    <w:name w:val="annotation text"/>
    <w:basedOn w:val="Normal"/>
    <w:link w:val="CommentTextChar"/>
    <w:uiPriority w:val="99"/>
    <w:unhideWhenUsed/>
    <w:rsid w:val="006B1F53"/>
    <w:rPr>
      <w:sz w:val="20"/>
      <w:szCs w:val="20"/>
    </w:rPr>
  </w:style>
  <w:style w:type="character" w:customStyle="1" w:styleId="CommentTextChar">
    <w:name w:val="Comment Text Char"/>
    <w:link w:val="CommentText"/>
    <w:uiPriority w:val="99"/>
    <w:rsid w:val="006B1F53"/>
    <w:rPr>
      <w:sz w:val="20"/>
      <w:szCs w:val="20"/>
    </w:rPr>
  </w:style>
  <w:style w:type="paragraph" w:styleId="CommentSubject">
    <w:name w:val="annotation subject"/>
    <w:basedOn w:val="CommentText"/>
    <w:next w:val="CommentText"/>
    <w:link w:val="CommentSubjectChar"/>
    <w:uiPriority w:val="99"/>
    <w:semiHidden/>
    <w:unhideWhenUsed/>
    <w:rsid w:val="006B1F53"/>
    <w:rPr>
      <w:b/>
      <w:bCs/>
    </w:rPr>
  </w:style>
  <w:style w:type="character" w:customStyle="1" w:styleId="CommentSubjectChar">
    <w:name w:val="Comment Subject Char"/>
    <w:link w:val="CommentSubject"/>
    <w:uiPriority w:val="99"/>
    <w:semiHidden/>
    <w:rsid w:val="006B1F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content/dam/rand/www/external/labor/aging/dataprod/randhrs1992_2022v1.pdf"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AD4F2-47FA-4687-A9A4-991202020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3131</Words>
  <Characters>17848</Characters>
  <Application>Microsoft Office Word</Application>
  <DocSecurity>0</DocSecurity>
  <Lines>148</Lines>
  <Paragraphs>41</Paragraphs>
  <ScaleCrop>false</ScaleCrop>
  <Company>.</Company>
  <LinksUpToDate>false</LinksUpToDate>
  <CharactersWithSpaces>20938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dc:creator>
  <cp:keywords/>
  <dc:description/>
  <cp:lastModifiedBy>Maurice MacDonald</cp:lastModifiedBy>
  <cp:revision>28</cp:revision>
  <cp:lastPrinted>2025-11-10T16:06:00Z</cp:lastPrinted>
  <dcterms:created xsi:type="dcterms:W3CDTF">2025-11-10T18:38:00Z</dcterms:created>
  <dcterms:modified xsi:type="dcterms:W3CDTF">2025-11-10T18:57:00Z</dcterms:modified>
</cp:coreProperties>
</file>